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73563" w14:textId="77777777" w:rsidR="0019510E" w:rsidRDefault="0019510E" w:rsidP="00F33D9B">
      <w:pPr>
        <w:spacing w:line="360" w:lineRule="auto"/>
        <w:jc w:val="center"/>
        <w:outlineLvl w:val="0"/>
        <w:rPr>
          <w:b/>
          <w:bCs/>
          <w:lang w:val="en-US"/>
        </w:rPr>
      </w:pPr>
      <w:r>
        <w:rPr>
          <w:b/>
          <w:bCs/>
          <w:lang w:val="en-US"/>
        </w:rPr>
        <w:t xml:space="preserve">Working title: </w:t>
      </w:r>
    </w:p>
    <w:p w14:paraId="6C977D0C" w14:textId="0CBC1A1A" w:rsidR="00190F96" w:rsidRPr="00F33D9B" w:rsidRDefault="0019510E" w:rsidP="00F33D9B">
      <w:pPr>
        <w:spacing w:line="360" w:lineRule="auto"/>
        <w:jc w:val="center"/>
        <w:outlineLvl w:val="0"/>
        <w:rPr>
          <w:b/>
          <w:bCs/>
          <w:lang w:val="en-US"/>
        </w:rPr>
      </w:pPr>
      <w:r>
        <w:rPr>
          <w:b/>
          <w:bCs/>
          <w:lang w:val="en-US"/>
        </w:rPr>
        <w:t xml:space="preserve">Reliability </w:t>
      </w:r>
      <w:commentRangeStart w:id="0"/>
      <w:commentRangeStart w:id="1"/>
      <w:r>
        <w:rPr>
          <w:b/>
          <w:bCs/>
          <w:lang w:val="en-US"/>
        </w:rPr>
        <w:t>and Validity</w:t>
      </w:r>
      <w:commentRangeEnd w:id="0"/>
      <w:r>
        <w:rPr>
          <w:rStyle w:val="CommentReference"/>
        </w:rPr>
        <w:commentReference w:id="0"/>
      </w:r>
      <w:commentRangeEnd w:id="1"/>
      <w:r w:rsidR="009C53B7">
        <w:rPr>
          <w:rStyle w:val="CommentReference"/>
        </w:rPr>
        <w:commentReference w:id="1"/>
      </w:r>
      <w:r>
        <w:rPr>
          <w:b/>
          <w:bCs/>
          <w:lang w:val="en-US"/>
        </w:rPr>
        <w:t xml:space="preserve"> of smartphone-based cognitive-motivational experiments in alcohol use order </w:t>
      </w:r>
    </w:p>
    <w:p w14:paraId="285B2C10" w14:textId="77777777" w:rsidR="009075BA" w:rsidRDefault="009075BA" w:rsidP="009075BA">
      <w:pPr>
        <w:spacing w:line="360" w:lineRule="auto"/>
        <w:jc w:val="both"/>
        <w:rPr>
          <w:b/>
          <w:bCs/>
          <w:lang w:val="en-US"/>
        </w:rPr>
      </w:pPr>
    </w:p>
    <w:p w14:paraId="3553B5AB" w14:textId="77777777" w:rsidR="0019510E" w:rsidRDefault="0019510E" w:rsidP="009075BA">
      <w:pPr>
        <w:spacing w:line="360" w:lineRule="auto"/>
        <w:jc w:val="both"/>
        <w:rPr>
          <w:b/>
          <w:bCs/>
          <w:lang w:val="en-US"/>
        </w:rPr>
      </w:pPr>
    </w:p>
    <w:p w14:paraId="55C87D10" w14:textId="2903924F" w:rsidR="0019510E" w:rsidRDefault="00A141AF" w:rsidP="009075BA">
      <w:pPr>
        <w:spacing w:line="360" w:lineRule="auto"/>
        <w:jc w:val="both"/>
        <w:rPr>
          <w:lang w:val="en-US"/>
        </w:rPr>
      </w:pPr>
      <w:r w:rsidRPr="00207873">
        <w:rPr>
          <w:b/>
          <w:bCs/>
          <w:lang w:val="en-US"/>
        </w:rPr>
        <w:t>A</w:t>
      </w:r>
      <w:r w:rsidR="003927D1" w:rsidRPr="00207873">
        <w:rPr>
          <w:b/>
          <w:bCs/>
          <w:lang w:val="en-US"/>
        </w:rPr>
        <w:t>uthors</w:t>
      </w:r>
      <w:r w:rsidR="003927D1" w:rsidRPr="00207873">
        <w:rPr>
          <w:lang w:val="en-US"/>
        </w:rPr>
        <w:t xml:space="preserve">: </w:t>
      </w:r>
      <w:r w:rsidR="0073446B" w:rsidRPr="00207873">
        <w:rPr>
          <w:lang w:val="en-US"/>
        </w:rPr>
        <w:t xml:space="preserve">Hilmar </w:t>
      </w:r>
      <w:proofErr w:type="spellStart"/>
      <w:r w:rsidR="0073446B" w:rsidRPr="00207873">
        <w:rPr>
          <w:lang w:val="en-US"/>
        </w:rPr>
        <w:t>Zech</w:t>
      </w:r>
      <w:ins w:id="2" w:author="Hilmar Zech" w:date="2022-01-26T09:37:00Z">
        <w:r w:rsidR="00740E3C" w:rsidRPr="0091789D">
          <w:rPr>
            <w:vertAlign w:val="superscript"/>
            <w:lang w:val="en-US" w:eastAsia="de-CH"/>
          </w:rPr>
          <w:t>a</w:t>
        </w:r>
      </w:ins>
      <w:proofErr w:type="spellEnd"/>
      <w:r w:rsidR="0073446B" w:rsidRPr="00207873">
        <w:rPr>
          <w:lang w:val="en-US"/>
        </w:rPr>
        <w:t xml:space="preserve">, </w:t>
      </w:r>
      <w:r w:rsidR="0019510E">
        <w:rPr>
          <w:lang w:val="en-US"/>
        </w:rPr>
        <w:t xml:space="preserve">Maria </w:t>
      </w:r>
      <w:proofErr w:type="spellStart"/>
      <w:r w:rsidR="0019510E">
        <w:rPr>
          <w:lang w:val="en-US"/>
        </w:rPr>
        <w:t>Waltmann</w:t>
      </w:r>
      <w:ins w:id="3" w:author="Hilmar Zech" w:date="2022-01-26T09:43:00Z">
        <w:r w:rsidR="002C6774">
          <w:rPr>
            <w:vertAlign w:val="superscript"/>
            <w:lang w:val="en-US" w:eastAsia="de-CH"/>
          </w:rPr>
          <w:t>b</w:t>
        </w:r>
        <w:proofErr w:type="spellEnd"/>
        <w:r w:rsidR="002C6774">
          <w:rPr>
            <w:vertAlign w:val="superscript"/>
            <w:lang w:val="en-US" w:eastAsia="de-CH"/>
          </w:rPr>
          <w:t>, c</w:t>
        </w:r>
      </w:ins>
      <w:r w:rsidR="0019510E">
        <w:rPr>
          <w:lang w:val="en-US"/>
        </w:rPr>
        <w:t xml:space="preserve">, </w:t>
      </w:r>
      <w:r w:rsidR="0019510E" w:rsidRPr="00207873">
        <w:rPr>
          <w:lang w:val="en-US"/>
        </w:rPr>
        <w:t xml:space="preserve">Ying </w:t>
      </w:r>
      <w:proofErr w:type="spellStart"/>
      <w:r w:rsidR="0019510E" w:rsidRPr="00207873">
        <w:rPr>
          <w:lang w:val="en-US"/>
        </w:rPr>
        <w:t>Lee</w:t>
      </w:r>
      <w:ins w:id="4" w:author="Hilmar Zech" w:date="2022-01-26T09:50:00Z">
        <w:r w:rsidR="00D5597A">
          <w:rPr>
            <w:vertAlign w:val="superscript"/>
            <w:lang w:val="en-US" w:eastAsia="de-CH"/>
          </w:rPr>
          <w:t>a</w:t>
        </w:r>
        <w:proofErr w:type="spellEnd"/>
        <w:r w:rsidR="00D5597A">
          <w:rPr>
            <w:vertAlign w:val="superscript"/>
            <w:lang w:val="en-US" w:eastAsia="de-CH"/>
          </w:rPr>
          <w:t xml:space="preserve">, d, e </w:t>
        </w:r>
      </w:ins>
      <w:r w:rsidR="0019510E" w:rsidRPr="00207873">
        <w:rPr>
          <w:lang w:val="en-US"/>
        </w:rPr>
        <w:t>,</w:t>
      </w:r>
      <w:r w:rsidR="0019510E" w:rsidRPr="0019510E">
        <w:rPr>
          <w:lang w:val="en-US"/>
        </w:rPr>
        <w:t xml:space="preserve"> </w:t>
      </w:r>
      <w:r w:rsidR="0019510E" w:rsidRPr="0045649F">
        <w:rPr>
          <w:lang w:val="en-US"/>
        </w:rPr>
        <w:t xml:space="preserve">Markus </w:t>
      </w:r>
      <w:proofErr w:type="spellStart"/>
      <w:r w:rsidR="0019510E" w:rsidRPr="0045649F">
        <w:rPr>
          <w:lang w:val="en-US"/>
        </w:rPr>
        <w:t>Reichert</w:t>
      </w:r>
      <w:ins w:id="5" w:author="Hilmar Zech" w:date="2022-01-26T09:50:00Z">
        <w:r w:rsidR="00D5597A">
          <w:rPr>
            <w:vertAlign w:val="superscript"/>
            <w:lang w:val="en-US" w:eastAsia="de-CH"/>
          </w:rPr>
          <w:t>f</w:t>
        </w:r>
      </w:ins>
      <w:proofErr w:type="spellEnd"/>
      <w:ins w:id="6" w:author="Hilmar Zech" w:date="2022-01-26T09:40:00Z">
        <w:r w:rsidR="004A6741">
          <w:rPr>
            <w:vertAlign w:val="superscript"/>
            <w:lang w:val="en-US" w:eastAsia="de-CH"/>
          </w:rPr>
          <w:t>,</w:t>
        </w:r>
        <w:r w:rsidR="002C6774">
          <w:rPr>
            <w:vertAlign w:val="superscript"/>
            <w:lang w:val="en-US" w:eastAsia="de-CH"/>
          </w:rPr>
          <w:t xml:space="preserve"> </w:t>
        </w:r>
      </w:ins>
      <w:ins w:id="7" w:author="Hilmar Zech" w:date="2022-01-26T09:50:00Z">
        <w:r w:rsidR="00D5597A">
          <w:rPr>
            <w:vertAlign w:val="superscript"/>
            <w:lang w:val="en-US" w:eastAsia="de-CH"/>
          </w:rPr>
          <w:t>g</w:t>
        </w:r>
      </w:ins>
      <w:ins w:id="8" w:author="Hilmar Zech" w:date="2022-01-26T09:40:00Z">
        <w:r w:rsidR="004A6741">
          <w:rPr>
            <w:vertAlign w:val="superscript"/>
            <w:lang w:val="en-US" w:eastAsia="de-CH"/>
          </w:rPr>
          <w:t>,</w:t>
        </w:r>
        <w:r w:rsidR="002C6774">
          <w:rPr>
            <w:vertAlign w:val="superscript"/>
            <w:lang w:val="en-US" w:eastAsia="de-CH"/>
          </w:rPr>
          <w:t xml:space="preserve"> </w:t>
        </w:r>
      </w:ins>
      <w:ins w:id="9" w:author="Hilmar Zech" w:date="2022-01-26T09:50:00Z">
        <w:r w:rsidR="00D5597A">
          <w:rPr>
            <w:vertAlign w:val="superscript"/>
            <w:lang w:val="en-US" w:eastAsia="de-CH"/>
          </w:rPr>
          <w:t>h</w:t>
        </w:r>
      </w:ins>
      <w:r w:rsidR="0019510E" w:rsidRPr="0045649F">
        <w:rPr>
          <w:lang w:val="en-US"/>
        </w:rPr>
        <w:t xml:space="preserve">, </w:t>
      </w:r>
      <w:r w:rsidR="0019510E" w:rsidRPr="00505566">
        <w:rPr>
          <w:lang w:val="en-US"/>
        </w:rPr>
        <w:t>Ulrich Ebner-</w:t>
      </w:r>
      <w:proofErr w:type="spellStart"/>
      <w:r w:rsidR="0019510E" w:rsidRPr="00505566">
        <w:rPr>
          <w:lang w:val="en-US"/>
        </w:rPr>
        <w:t>Priemer</w:t>
      </w:r>
      <w:ins w:id="10" w:author="Hilmar Zech" w:date="2022-01-26T09:50:00Z">
        <w:r w:rsidR="00D5597A">
          <w:rPr>
            <w:vertAlign w:val="superscript"/>
            <w:lang w:val="en-US" w:eastAsia="de-CH"/>
          </w:rPr>
          <w:t>g</w:t>
        </w:r>
      </w:ins>
      <w:proofErr w:type="spellEnd"/>
      <w:ins w:id="11" w:author="Hilmar Zech" w:date="2022-01-26T09:47:00Z">
        <w:r w:rsidR="00913B24">
          <w:rPr>
            <w:vertAlign w:val="superscript"/>
            <w:lang w:val="en-US" w:eastAsia="de-CH"/>
          </w:rPr>
          <w:t>,</w:t>
        </w:r>
      </w:ins>
      <w:ins w:id="12" w:author="Hilmar Zech" w:date="2022-01-26T09:41:00Z">
        <w:r w:rsidR="002C6774">
          <w:rPr>
            <w:vertAlign w:val="superscript"/>
            <w:lang w:val="en-US" w:eastAsia="de-CH"/>
          </w:rPr>
          <w:t xml:space="preserve"> </w:t>
        </w:r>
      </w:ins>
      <w:ins w:id="13" w:author="Hilmar Zech" w:date="2022-01-26T09:50:00Z">
        <w:r w:rsidR="00D5597A">
          <w:rPr>
            <w:vertAlign w:val="superscript"/>
            <w:lang w:val="en-US" w:eastAsia="de-CH"/>
          </w:rPr>
          <w:t>h</w:t>
        </w:r>
      </w:ins>
      <w:r w:rsidR="0019510E" w:rsidRPr="00505566">
        <w:rPr>
          <w:lang w:val="en-US"/>
        </w:rPr>
        <w:t xml:space="preserve">, </w:t>
      </w:r>
      <w:r w:rsidR="0019510E" w:rsidRPr="00207873">
        <w:rPr>
          <w:lang w:val="en-US"/>
        </w:rPr>
        <w:t xml:space="preserve">Michael </w:t>
      </w:r>
      <w:proofErr w:type="spellStart"/>
      <w:r w:rsidR="0019510E" w:rsidRPr="00207873">
        <w:rPr>
          <w:lang w:val="en-US"/>
        </w:rPr>
        <w:t>Rapp</w:t>
      </w:r>
      <w:ins w:id="14" w:author="Hilmar Zech" w:date="2022-01-26T09:52:00Z">
        <w:r w:rsidR="005D611D">
          <w:rPr>
            <w:vertAlign w:val="superscript"/>
            <w:lang w:val="en-US" w:eastAsia="de-CH"/>
          </w:rPr>
          <w:t>i</w:t>
        </w:r>
      </w:ins>
      <w:proofErr w:type="spellEnd"/>
      <w:r w:rsidR="0019510E" w:rsidRPr="00505566">
        <w:rPr>
          <w:lang w:val="en-US"/>
        </w:rPr>
        <w:t xml:space="preserve">, Andreas </w:t>
      </w:r>
      <w:proofErr w:type="spellStart"/>
      <w:r w:rsidR="0019510E" w:rsidRPr="00505566">
        <w:rPr>
          <w:lang w:val="en-US"/>
        </w:rPr>
        <w:t>Heinz</w:t>
      </w:r>
      <w:ins w:id="15" w:author="Hilmar Zech" w:date="2022-01-26T09:53:00Z">
        <w:r w:rsidR="00E85791">
          <w:rPr>
            <w:vertAlign w:val="superscript"/>
            <w:lang w:val="en-US" w:eastAsia="de-CH"/>
          </w:rPr>
          <w:t>j</w:t>
        </w:r>
      </w:ins>
      <w:proofErr w:type="spellEnd"/>
      <w:r w:rsidR="0019510E" w:rsidRPr="00505566">
        <w:rPr>
          <w:lang w:val="en-US"/>
        </w:rPr>
        <w:t xml:space="preserve">, Ray </w:t>
      </w:r>
      <w:proofErr w:type="spellStart"/>
      <w:r w:rsidR="0019510E" w:rsidRPr="00505566">
        <w:rPr>
          <w:lang w:val="en-US"/>
        </w:rPr>
        <w:t>Dolan</w:t>
      </w:r>
      <w:ins w:id="16" w:author="Hilmar Zech" w:date="2022-01-26T09:54:00Z">
        <w:r w:rsidR="00547756">
          <w:rPr>
            <w:vertAlign w:val="superscript"/>
            <w:lang w:val="en-US" w:eastAsia="de-CH"/>
          </w:rPr>
          <w:t>d</w:t>
        </w:r>
        <w:proofErr w:type="spellEnd"/>
        <w:r w:rsidR="00547756">
          <w:rPr>
            <w:vertAlign w:val="superscript"/>
            <w:lang w:val="en-US" w:eastAsia="de-CH"/>
          </w:rPr>
          <w:t>, e</w:t>
        </w:r>
      </w:ins>
      <w:r w:rsidR="0019510E" w:rsidRPr="00505566">
        <w:rPr>
          <w:lang w:val="en-US"/>
        </w:rPr>
        <w:t xml:space="preserve">, Michael N. </w:t>
      </w:r>
      <w:proofErr w:type="spellStart"/>
      <w:r w:rsidR="0019510E" w:rsidRPr="00505566">
        <w:rPr>
          <w:lang w:val="en-US"/>
        </w:rPr>
        <w:t>Smolka</w:t>
      </w:r>
      <w:ins w:id="17" w:author="Hilmar Zech" w:date="2022-01-26T09:38:00Z">
        <w:r w:rsidR="004A6741" w:rsidRPr="0091789D">
          <w:rPr>
            <w:vertAlign w:val="superscript"/>
            <w:lang w:val="en-US" w:eastAsia="de-CH"/>
          </w:rPr>
          <w:t>a</w:t>
        </w:r>
      </w:ins>
      <w:ins w:id="18" w:author="Hilmar Zech" w:date="2022-01-26T09:54:00Z">
        <w:r w:rsidR="00547756">
          <w:rPr>
            <w:vertAlign w:val="superscript"/>
            <w:lang w:val="en-US" w:eastAsia="de-CH"/>
          </w:rPr>
          <w:t>,b,c</w:t>
        </w:r>
      </w:ins>
      <w:proofErr w:type="spellEnd"/>
      <w:r w:rsidR="0019510E" w:rsidRPr="00505566">
        <w:rPr>
          <w:lang w:val="en-US"/>
        </w:rPr>
        <w:t>, Lorenz Deserno</w:t>
      </w:r>
      <w:ins w:id="19" w:author="Hilmar Zech" w:date="2022-01-26T09:38:00Z">
        <w:r w:rsidR="004A6741">
          <w:rPr>
            <w:lang w:val="en-US"/>
          </w:rPr>
          <w:t xml:space="preserve"> </w:t>
        </w:r>
        <w:proofErr w:type="spellStart"/>
        <w:r w:rsidR="004A6741" w:rsidRPr="0091789D">
          <w:rPr>
            <w:vertAlign w:val="superscript"/>
            <w:lang w:val="en-US" w:eastAsia="de-CH"/>
          </w:rPr>
          <w:t>a</w:t>
        </w:r>
      </w:ins>
      <w:ins w:id="20" w:author="Hilmar Zech" w:date="2022-01-26T09:52:00Z">
        <w:r w:rsidR="005D611D">
          <w:rPr>
            <w:vertAlign w:val="superscript"/>
            <w:lang w:val="en-US" w:eastAsia="de-CH"/>
          </w:rPr>
          <w:t>,</w:t>
        </w:r>
      </w:ins>
      <w:ins w:id="21" w:author="Hilmar Zech" w:date="2022-01-26T09:55:00Z">
        <w:r w:rsidR="008838D2">
          <w:rPr>
            <w:vertAlign w:val="superscript"/>
            <w:lang w:val="en-US" w:eastAsia="de-CH"/>
          </w:rPr>
          <w:t>b,d,e</w:t>
        </w:r>
      </w:ins>
      <w:proofErr w:type="spellEnd"/>
      <w:del w:id="22" w:author="Hilmar Zech" w:date="2022-01-26T09:55:00Z">
        <w:r w:rsidR="0019510E" w:rsidDel="00547756">
          <w:rPr>
            <w:lang w:val="en-US"/>
          </w:rPr>
          <w:delText xml:space="preserve"> </w:delText>
        </w:r>
      </w:del>
    </w:p>
    <w:p w14:paraId="71266B54" w14:textId="77777777" w:rsidR="0019510E" w:rsidRDefault="0019510E" w:rsidP="009075BA">
      <w:pPr>
        <w:spacing w:line="360" w:lineRule="auto"/>
        <w:jc w:val="both"/>
        <w:rPr>
          <w:lang w:val="en-US"/>
        </w:rPr>
      </w:pPr>
    </w:p>
    <w:p w14:paraId="26AE2A00" w14:textId="4C5BDF5A" w:rsidR="0094551B" w:rsidRPr="0023281F" w:rsidRDefault="00210539" w:rsidP="009075BA">
      <w:pPr>
        <w:spacing w:line="360" w:lineRule="auto"/>
        <w:jc w:val="both"/>
        <w:rPr>
          <w:lang w:val="en-US"/>
        </w:rPr>
      </w:pPr>
      <w:commentRangeStart w:id="23"/>
      <w:r w:rsidRPr="0023281F">
        <w:rPr>
          <w:lang w:val="en-US"/>
        </w:rPr>
        <w:t xml:space="preserve">Maria </w:t>
      </w:r>
      <w:proofErr w:type="spellStart"/>
      <w:r w:rsidRPr="0023281F">
        <w:rPr>
          <w:lang w:val="en-US"/>
        </w:rPr>
        <w:t>Garbusow</w:t>
      </w:r>
      <w:proofErr w:type="spellEnd"/>
      <w:r w:rsidRPr="0023281F">
        <w:rPr>
          <w:lang w:val="en-US"/>
        </w:rPr>
        <w:t xml:space="preserve">, </w:t>
      </w:r>
      <w:r w:rsidR="00207873" w:rsidRPr="0023281F">
        <w:rPr>
          <w:lang w:val="en-US"/>
        </w:rPr>
        <w:t xml:space="preserve">Michael Marxen, Heike Tost, </w:t>
      </w:r>
      <w:commentRangeEnd w:id="23"/>
      <w:r w:rsidR="0019510E">
        <w:rPr>
          <w:rStyle w:val="CommentReference"/>
        </w:rPr>
        <w:commentReference w:id="23"/>
      </w:r>
    </w:p>
    <w:p w14:paraId="3393D606" w14:textId="5484966C" w:rsidR="000F6885" w:rsidRPr="0045649F" w:rsidRDefault="000F6885" w:rsidP="009075BA">
      <w:pPr>
        <w:spacing w:line="360" w:lineRule="auto"/>
        <w:jc w:val="both"/>
        <w:rPr>
          <w:b/>
          <w:bCs/>
          <w:lang w:val="en-US"/>
        </w:rPr>
      </w:pPr>
    </w:p>
    <w:p w14:paraId="7D8B9874" w14:textId="67AB578E" w:rsidR="00D44063" w:rsidRPr="0045649F" w:rsidRDefault="00D44063" w:rsidP="009075BA">
      <w:pPr>
        <w:spacing w:line="360" w:lineRule="auto"/>
        <w:jc w:val="both"/>
        <w:rPr>
          <w:b/>
          <w:bCs/>
          <w:lang w:val="en-US"/>
        </w:rPr>
      </w:pPr>
      <w:r w:rsidRPr="0045649F">
        <w:rPr>
          <w:b/>
          <w:bCs/>
          <w:lang w:val="en-US"/>
        </w:rPr>
        <w:t xml:space="preserve">Affiliations: </w:t>
      </w:r>
    </w:p>
    <w:p w14:paraId="6BB1506D" w14:textId="4B9A77C0" w:rsidR="004A6741" w:rsidRDefault="004A6741" w:rsidP="004A6741">
      <w:pPr>
        <w:rPr>
          <w:ins w:id="24" w:author="Hilmar Zech" w:date="2022-01-26T09:42:00Z"/>
          <w:sz w:val="18"/>
          <w:szCs w:val="18"/>
          <w:lang w:val="en-US" w:eastAsia="de-CH"/>
        </w:rPr>
      </w:pPr>
      <w:ins w:id="25" w:author="Hilmar Zech" w:date="2022-01-26T09:38:00Z">
        <w:r w:rsidRPr="00C73A24">
          <w:rPr>
            <w:sz w:val="18"/>
            <w:szCs w:val="18"/>
            <w:vertAlign w:val="superscript"/>
            <w:lang w:val="en-US" w:eastAsia="de-CH"/>
          </w:rPr>
          <w:t>a</w:t>
        </w:r>
        <w:r w:rsidRPr="00C73A24">
          <w:rPr>
            <w:sz w:val="18"/>
            <w:szCs w:val="18"/>
            <w:lang w:val="en-US" w:eastAsia="de-CH"/>
          </w:rPr>
          <w:t xml:space="preserve"> Department of Psychiatry, </w:t>
        </w:r>
        <w:proofErr w:type="spellStart"/>
        <w:r>
          <w:rPr>
            <w:sz w:val="18"/>
            <w:szCs w:val="18"/>
            <w:lang w:val="en-US" w:eastAsia="de-CH"/>
          </w:rPr>
          <w:t>Technische</w:t>
        </w:r>
        <w:proofErr w:type="spellEnd"/>
        <w:r>
          <w:rPr>
            <w:sz w:val="18"/>
            <w:szCs w:val="18"/>
            <w:lang w:val="en-US" w:eastAsia="de-CH"/>
          </w:rPr>
          <w:t xml:space="preserve"> Universität </w:t>
        </w:r>
        <w:r w:rsidRPr="00C73A24">
          <w:rPr>
            <w:sz w:val="18"/>
            <w:szCs w:val="18"/>
            <w:lang w:val="en-US" w:eastAsia="de-CH"/>
          </w:rPr>
          <w:t>Dresden, Dresden, Germany</w:t>
        </w:r>
      </w:ins>
    </w:p>
    <w:p w14:paraId="7FF0E78C" w14:textId="77777777" w:rsidR="002C6774" w:rsidRDefault="002C6774" w:rsidP="004A6741">
      <w:pPr>
        <w:rPr>
          <w:ins w:id="26" w:author="Hilmar Zech" w:date="2022-01-26T09:42:00Z"/>
          <w:sz w:val="18"/>
          <w:szCs w:val="18"/>
          <w:lang w:val="en-US" w:eastAsia="de-CH"/>
        </w:rPr>
      </w:pPr>
    </w:p>
    <w:p w14:paraId="37D15BD4" w14:textId="1A1CA10B" w:rsidR="002C6774" w:rsidRDefault="002C6774" w:rsidP="002C6774">
      <w:pPr>
        <w:rPr>
          <w:ins w:id="27" w:author="Hilmar Zech" w:date="2022-01-26T09:42:00Z"/>
          <w:sz w:val="18"/>
          <w:szCs w:val="18"/>
          <w:lang w:val="en-US" w:eastAsia="de-CH"/>
        </w:rPr>
      </w:pPr>
      <w:ins w:id="28" w:author="Hilmar Zech" w:date="2022-01-26T09:42:00Z">
        <w:r>
          <w:rPr>
            <w:sz w:val="18"/>
            <w:szCs w:val="18"/>
            <w:vertAlign w:val="superscript"/>
            <w:lang w:val="en-US" w:eastAsia="de-CH"/>
          </w:rPr>
          <w:t>b</w:t>
        </w:r>
        <w:r w:rsidRPr="00C73A24">
          <w:rPr>
            <w:sz w:val="18"/>
            <w:szCs w:val="18"/>
            <w:lang w:val="en-US" w:eastAsia="de-CH"/>
          </w:rPr>
          <w:t xml:space="preserve"> </w:t>
        </w:r>
        <w:r w:rsidRPr="002C6774">
          <w:rPr>
            <w:sz w:val="18"/>
            <w:szCs w:val="18"/>
            <w:lang w:val="en-US" w:eastAsia="de-CH"/>
          </w:rPr>
          <w:t>Department of Child and Adolescent Psychiatry, Psychosomatics and Psychotherapy, Centre of Mental Health, University of Würzburg, Margarete-</w:t>
        </w:r>
        <w:proofErr w:type="spellStart"/>
        <w:r w:rsidRPr="002C6774">
          <w:rPr>
            <w:sz w:val="18"/>
            <w:szCs w:val="18"/>
            <w:lang w:val="en-US" w:eastAsia="de-CH"/>
          </w:rPr>
          <w:t>Höppel</w:t>
        </w:r>
        <w:proofErr w:type="spellEnd"/>
        <w:r w:rsidRPr="002C6774">
          <w:rPr>
            <w:sz w:val="18"/>
            <w:szCs w:val="18"/>
            <w:lang w:val="en-US" w:eastAsia="de-CH"/>
          </w:rPr>
          <w:t>-Platz 1, 97080 Würzburg, Germany</w:t>
        </w:r>
      </w:ins>
    </w:p>
    <w:p w14:paraId="49F05D57" w14:textId="5241014B" w:rsidR="002C6774" w:rsidRDefault="002C6774" w:rsidP="004A6741">
      <w:pPr>
        <w:rPr>
          <w:ins w:id="29" w:author="Hilmar Zech" w:date="2022-01-26T09:42:00Z"/>
          <w:sz w:val="18"/>
          <w:szCs w:val="18"/>
          <w:lang w:val="en-US" w:eastAsia="de-CH"/>
        </w:rPr>
      </w:pPr>
    </w:p>
    <w:p w14:paraId="22DB8625" w14:textId="60E4568B" w:rsidR="002C6774" w:rsidRDefault="002C6774" w:rsidP="004A6741">
      <w:pPr>
        <w:rPr>
          <w:ins w:id="30" w:author="Hilmar Zech" w:date="2022-01-26T09:47:00Z"/>
          <w:sz w:val="18"/>
          <w:szCs w:val="18"/>
          <w:lang w:val="en-US" w:eastAsia="de-CH"/>
        </w:rPr>
      </w:pPr>
      <w:ins w:id="31" w:author="Hilmar Zech" w:date="2022-01-26T09:42:00Z">
        <w:r>
          <w:rPr>
            <w:sz w:val="18"/>
            <w:szCs w:val="18"/>
            <w:vertAlign w:val="superscript"/>
            <w:lang w:val="en-US" w:eastAsia="de-CH"/>
          </w:rPr>
          <w:t>c</w:t>
        </w:r>
        <w:r w:rsidRPr="00C73A24">
          <w:rPr>
            <w:sz w:val="18"/>
            <w:szCs w:val="18"/>
            <w:lang w:val="en-US" w:eastAsia="de-CH"/>
          </w:rPr>
          <w:t xml:space="preserve"> </w:t>
        </w:r>
      </w:ins>
      <w:ins w:id="32" w:author="Hilmar Zech" w:date="2022-01-26T09:43:00Z">
        <w:r w:rsidRPr="002C6774">
          <w:rPr>
            <w:sz w:val="18"/>
            <w:szCs w:val="18"/>
            <w:lang w:val="en-US" w:eastAsia="de-CH"/>
          </w:rPr>
          <w:t xml:space="preserve">Max Planck Institute for Human Cognitive and Brain Sciences, </w:t>
        </w:r>
        <w:proofErr w:type="spellStart"/>
        <w:r w:rsidRPr="002C6774">
          <w:rPr>
            <w:sz w:val="18"/>
            <w:szCs w:val="18"/>
            <w:lang w:val="en-US" w:eastAsia="de-CH"/>
          </w:rPr>
          <w:t>Stephanstraße</w:t>
        </w:r>
        <w:proofErr w:type="spellEnd"/>
        <w:r w:rsidRPr="002C6774">
          <w:rPr>
            <w:sz w:val="18"/>
            <w:szCs w:val="18"/>
            <w:lang w:val="en-US" w:eastAsia="de-CH"/>
          </w:rPr>
          <w:t xml:space="preserve"> 1, 04103 Leipzig, Germany</w:t>
        </w:r>
      </w:ins>
    </w:p>
    <w:p w14:paraId="32D8F195" w14:textId="1F9D4AA0" w:rsidR="00913B24" w:rsidRDefault="00913B24" w:rsidP="004A6741">
      <w:pPr>
        <w:rPr>
          <w:ins w:id="33" w:author="Hilmar Zech" w:date="2022-01-26T09:47:00Z"/>
          <w:sz w:val="18"/>
          <w:szCs w:val="18"/>
          <w:lang w:val="en-US" w:eastAsia="de-CH"/>
        </w:rPr>
      </w:pPr>
    </w:p>
    <w:p w14:paraId="0CCB8C06" w14:textId="4A441574" w:rsidR="00D5597A" w:rsidRDefault="00883CEC" w:rsidP="004A6741">
      <w:pPr>
        <w:rPr>
          <w:ins w:id="34" w:author="Hilmar Zech" w:date="2022-01-26T09:51:00Z"/>
          <w:bCs/>
          <w:sz w:val="18"/>
          <w:szCs w:val="18"/>
          <w:lang w:val="en-US" w:eastAsia="de-CH"/>
        </w:rPr>
      </w:pPr>
      <w:ins w:id="35" w:author="Hilmar Zech" w:date="2022-01-26T09:48:00Z">
        <w:r>
          <w:rPr>
            <w:sz w:val="18"/>
            <w:szCs w:val="18"/>
            <w:vertAlign w:val="superscript"/>
            <w:lang w:val="en-US" w:eastAsia="de-CH"/>
          </w:rPr>
          <w:t>d</w:t>
        </w:r>
      </w:ins>
      <w:ins w:id="36" w:author="Hilmar Zech" w:date="2022-01-26T09:47:00Z">
        <w:r w:rsidR="00913B24" w:rsidRPr="00233F4A">
          <w:rPr>
            <w:sz w:val="18"/>
            <w:szCs w:val="18"/>
            <w:lang w:val="en-US" w:eastAsia="de-CH"/>
          </w:rPr>
          <w:t xml:space="preserve"> </w:t>
        </w:r>
      </w:ins>
      <w:ins w:id="37" w:author="Hilmar Zech" w:date="2022-01-26T09:51:00Z">
        <w:r w:rsidR="00D5597A" w:rsidRPr="00D5597A">
          <w:rPr>
            <w:bCs/>
            <w:sz w:val="18"/>
            <w:szCs w:val="18"/>
            <w:lang w:val="en-US" w:eastAsia="de-CH"/>
          </w:rPr>
          <w:t>Max Planck UCL Centre for Computational Psychiatry and Ageing Research, University College London, London, United Kingdom</w:t>
        </w:r>
      </w:ins>
    </w:p>
    <w:p w14:paraId="30F7D663" w14:textId="77777777" w:rsidR="00D5597A" w:rsidRDefault="00D5597A" w:rsidP="004A6741">
      <w:pPr>
        <w:rPr>
          <w:ins w:id="38" w:author="Hilmar Zech" w:date="2022-01-26T09:50:00Z"/>
          <w:bCs/>
          <w:sz w:val="18"/>
          <w:szCs w:val="18"/>
          <w:lang w:val="en-US" w:eastAsia="de-CH"/>
        </w:rPr>
      </w:pPr>
    </w:p>
    <w:p w14:paraId="58F3AB48" w14:textId="3EF4F141" w:rsidR="00D5597A" w:rsidRDefault="00D5597A" w:rsidP="004A6741">
      <w:pPr>
        <w:rPr>
          <w:ins w:id="39" w:author="Hilmar Zech" w:date="2022-01-26T09:48:00Z"/>
          <w:bCs/>
          <w:sz w:val="18"/>
          <w:szCs w:val="18"/>
          <w:lang w:val="en-US" w:eastAsia="de-CH"/>
        </w:rPr>
      </w:pPr>
      <w:ins w:id="40" w:author="Hilmar Zech" w:date="2022-01-26T09:50:00Z">
        <w:r>
          <w:rPr>
            <w:sz w:val="18"/>
            <w:szCs w:val="18"/>
            <w:vertAlign w:val="superscript"/>
            <w:lang w:val="en-US" w:eastAsia="de-CH"/>
          </w:rPr>
          <w:t>e</w:t>
        </w:r>
        <w:r w:rsidRPr="00233F4A">
          <w:rPr>
            <w:sz w:val="18"/>
            <w:szCs w:val="18"/>
            <w:lang w:val="en-US" w:eastAsia="de-CH"/>
          </w:rPr>
          <w:t xml:space="preserve"> </w:t>
        </w:r>
      </w:ins>
      <w:ins w:id="41" w:author="Hilmar Zech" w:date="2022-01-26T09:51:00Z">
        <w:r w:rsidRPr="00D5597A">
          <w:rPr>
            <w:bCs/>
            <w:sz w:val="18"/>
            <w:szCs w:val="18"/>
            <w:lang w:val="en-US" w:eastAsia="de-CH"/>
          </w:rPr>
          <w:t xml:space="preserve">The </w:t>
        </w:r>
        <w:proofErr w:type="spellStart"/>
        <w:r w:rsidRPr="00D5597A">
          <w:rPr>
            <w:bCs/>
            <w:sz w:val="18"/>
            <w:szCs w:val="18"/>
            <w:lang w:val="en-US" w:eastAsia="de-CH"/>
          </w:rPr>
          <w:t>Wellcome</w:t>
        </w:r>
        <w:proofErr w:type="spellEnd"/>
        <w:r w:rsidRPr="00D5597A">
          <w:rPr>
            <w:bCs/>
            <w:sz w:val="18"/>
            <w:szCs w:val="18"/>
            <w:lang w:val="en-US" w:eastAsia="de-CH"/>
          </w:rPr>
          <w:t xml:space="preserve"> Trust Centre for Neuroimaging, Institute of Neurology, University College London, London, United Kingdom</w:t>
        </w:r>
      </w:ins>
    </w:p>
    <w:p w14:paraId="5FD375D4" w14:textId="77777777" w:rsidR="00883CEC" w:rsidRDefault="00883CEC" w:rsidP="004A6741">
      <w:pPr>
        <w:rPr>
          <w:ins w:id="42" w:author="Hilmar Zech" w:date="2022-01-26T09:39:00Z"/>
          <w:sz w:val="18"/>
          <w:szCs w:val="18"/>
          <w:lang w:val="en-US" w:eastAsia="de-CH"/>
        </w:rPr>
      </w:pPr>
    </w:p>
    <w:p w14:paraId="75D9DB50" w14:textId="4F633213" w:rsidR="004A6741" w:rsidRDefault="00D5597A" w:rsidP="004A6741">
      <w:pPr>
        <w:rPr>
          <w:ins w:id="43" w:author="Hilmar Zech" w:date="2022-01-26T09:39:00Z"/>
          <w:sz w:val="18"/>
          <w:szCs w:val="18"/>
          <w:lang w:val="en-US" w:eastAsia="de-CH"/>
        </w:rPr>
      </w:pPr>
      <w:ins w:id="44" w:author="Hilmar Zech" w:date="2022-01-26T09:51:00Z">
        <w:r>
          <w:rPr>
            <w:sz w:val="18"/>
            <w:szCs w:val="18"/>
            <w:vertAlign w:val="superscript"/>
            <w:lang w:val="en-US" w:eastAsia="de-CH"/>
          </w:rPr>
          <w:t>f</w:t>
        </w:r>
      </w:ins>
      <w:ins w:id="45" w:author="Hilmar Zech" w:date="2022-01-26T09:39:00Z">
        <w:r w:rsidR="004A6741" w:rsidRPr="00233F4A">
          <w:rPr>
            <w:sz w:val="18"/>
            <w:szCs w:val="18"/>
            <w:lang w:val="en-US" w:eastAsia="de-CH"/>
          </w:rPr>
          <w:t xml:space="preserve"> Department of eHealth and </w:t>
        </w:r>
        <w:r w:rsidR="004A6741">
          <w:rPr>
            <w:sz w:val="18"/>
            <w:szCs w:val="18"/>
            <w:lang w:val="en-US" w:eastAsia="de-CH"/>
          </w:rPr>
          <w:t>S</w:t>
        </w:r>
        <w:r w:rsidR="004A6741" w:rsidRPr="00233F4A">
          <w:rPr>
            <w:sz w:val="18"/>
            <w:szCs w:val="18"/>
            <w:lang w:val="en-US" w:eastAsia="de-CH"/>
          </w:rPr>
          <w:t xml:space="preserve">ports </w:t>
        </w:r>
        <w:r w:rsidR="004A6741">
          <w:rPr>
            <w:sz w:val="18"/>
            <w:szCs w:val="18"/>
            <w:lang w:val="en-US" w:eastAsia="de-CH"/>
          </w:rPr>
          <w:t>A</w:t>
        </w:r>
        <w:r w:rsidR="004A6741" w:rsidRPr="00233F4A">
          <w:rPr>
            <w:sz w:val="18"/>
            <w:szCs w:val="18"/>
            <w:lang w:val="en-US" w:eastAsia="de-CH"/>
          </w:rPr>
          <w:t>nalytics</w:t>
        </w:r>
        <w:r w:rsidR="004A6741" w:rsidRPr="00C73A24">
          <w:rPr>
            <w:sz w:val="18"/>
            <w:szCs w:val="18"/>
            <w:lang w:val="en-US" w:eastAsia="de-CH"/>
          </w:rPr>
          <w:t xml:space="preserve">, </w:t>
        </w:r>
        <w:r w:rsidR="004A6741" w:rsidRPr="00233F4A">
          <w:rPr>
            <w:sz w:val="18"/>
            <w:szCs w:val="18"/>
            <w:lang w:val="en-US" w:eastAsia="de-CH"/>
          </w:rPr>
          <w:t>Faculty of Sport Science</w:t>
        </w:r>
        <w:r w:rsidR="004A6741" w:rsidRPr="00C73A24">
          <w:rPr>
            <w:sz w:val="18"/>
            <w:szCs w:val="18"/>
            <w:lang w:val="en-US" w:eastAsia="de-CH"/>
          </w:rPr>
          <w:t xml:space="preserve">, </w:t>
        </w:r>
        <w:r w:rsidR="004A6741" w:rsidRPr="00233F4A">
          <w:rPr>
            <w:sz w:val="18"/>
            <w:szCs w:val="18"/>
            <w:lang w:val="en-US" w:eastAsia="de-CH"/>
          </w:rPr>
          <w:t>Ruhr-Universität Bochum</w:t>
        </w:r>
        <w:r w:rsidR="004A6741">
          <w:rPr>
            <w:sz w:val="18"/>
            <w:szCs w:val="18"/>
            <w:lang w:val="en-US" w:eastAsia="de-CH"/>
          </w:rPr>
          <w:t xml:space="preserve"> (RUB)</w:t>
        </w:r>
        <w:r w:rsidR="004A6741" w:rsidRPr="00C73A24">
          <w:rPr>
            <w:sz w:val="18"/>
            <w:szCs w:val="18"/>
            <w:lang w:val="en-US" w:eastAsia="de-CH"/>
          </w:rPr>
          <w:t>, Bochum, Germany</w:t>
        </w:r>
      </w:ins>
    </w:p>
    <w:p w14:paraId="14B96672" w14:textId="77777777" w:rsidR="004A6741" w:rsidRPr="00C73A24" w:rsidRDefault="004A6741" w:rsidP="004A6741">
      <w:pPr>
        <w:rPr>
          <w:ins w:id="46" w:author="Hilmar Zech" w:date="2022-01-26T09:39:00Z"/>
          <w:sz w:val="18"/>
          <w:szCs w:val="18"/>
          <w:lang w:val="en-US" w:eastAsia="de-CH"/>
        </w:rPr>
      </w:pPr>
    </w:p>
    <w:p w14:paraId="41BF8BD1" w14:textId="2EA947DB" w:rsidR="004A6741" w:rsidRDefault="00D5597A" w:rsidP="004A6741">
      <w:pPr>
        <w:rPr>
          <w:ins w:id="47" w:author="Hilmar Zech" w:date="2022-01-26T09:40:00Z"/>
          <w:sz w:val="18"/>
          <w:szCs w:val="18"/>
          <w:lang w:val="en-US" w:eastAsia="de-CH"/>
        </w:rPr>
      </w:pPr>
      <w:ins w:id="48" w:author="Hilmar Zech" w:date="2022-01-26T09:51:00Z">
        <w:r>
          <w:rPr>
            <w:sz w:val="18"/>
            <w:szCs w:val="18"/>
            <w:vertAlign w:val="superscript"/>
            <w:lang w:val="en-US" w:eastAsia="de-CH"/>
          </w:rPr>
          <w:t>g</w:t>
        </w:r>
      </w:ins>
      <w:ins w:id="49" w:author="Hilmar Zech" w:date="2022-01-26T09:39:00Z">
        <w:r w:rsidR="004A6741" w:rsidRPr="00233F4A">
          <w:rPr>
            <w:sz w:val="18"/>
            <w:szCs w:val="18"/>
            <w:lang w:val="en-US" w:eastAsia="de-CH"/>
          </w:rPr>
          <w:t xml:space="preserve"> </w:t>
        </w:r>
        <w:r w:rsidR="004A6741" w:rsidRPr="00C73A24">
          <w:rPr>
            <w:sz w:val="18"/>
            <w:szCs w:val="18"/>
            <w:lang w:val="en-US" w:eastAsia="de-CH"/>
          </w:rPr>
          <w:t xml:space="preserve">Mental </w:t>
        </w:r>
        <w:r w:rsidR="004A6741">
          <w:rPr>
            <w:sz w:val="18"/>
            <w:szCs w:val="18"/>
            <w:lang w:val="en-US" w:eastAsia="de-CH"/>
          </w:rPr>
          <w:t>mH</w:t>
        </w:r>
        <w:r w:rsidR="004A6741" w:rsidRPr="00C73A24">
          <w:rPr>
            <w:sz w:val="18"/>
            <w:szCs w:val="18"/>
            <w:lang w:val="en-US" w:eastAsia="de-CH"/>
          </w:rPr>
          <w:t>ealth Lab, Institute of Sports and Sports Science, Karlsruhe Institute of Technology (KIT), Karlsruhe, Germany</w:t>
        </w:r>
      </w:ins>
    </w:p>
    <w:p w14:paraId="1CF6B013" w14:textId="7019A061" w:rsidR="004A6741" w:rsidRDefault="004A6741" w:rsidP="004A6741">
      <w:pPr>
        <w:rPr>
          <w:ins w:id="50" w:author="Hilmar Zech" w:date="2022-01-26T09:40:00Z"/>
          <w:sz w:val="18"/>
          <w:szCs w:val="18"/>
          <w:lang w:val="en-US" w:eastAsia="de-CH"/>
        </w:rPr>
      </w:pPr>
    </w:p>
    <w:p w14:paraId="0BC5FAB5" w14:textId="5B74CF0E" w:rsidR="004A6741" w:rsidRDefault="00D5597A" w:rsidP="004A6741">
      <w:pPr>
        <w:rPr>
          <w:ins w:id="51" w:author="Hilmar Zech" w:date="2022-01-26T09:52:00Z"/>
          <w:sz w:val="18"/>
          <w:szCs w:val="18"/>
          <w:lang w:eastAsia="de-CH"/>
        </w:rPr>
      </w:pPr>
      <w:ins w:id="52" w:author="Hilmar Zech" w:date="2022-01-26T09:51:00Z">
        <w:r>
          <w:rPr>
            <w:sz w:val="18"/>
            <w:szCs w:val="18"/>
            <w:vertAlign w:val="superscript"/>
            <w:lang w:val="en-US" w:eastAsia="de-CH"/>
          </w:rPr>
          <w:t>h</w:t>
        </w:r>
      </w:ins>
      <w:ins w:id="53" w:author="Hilmar Zech" w:date="2022-01-26T09:40:00Z">
        <w:r w:rsidR="004A6741" w:rsidRPr="00233F4A">
          <w:rPr>
            <w:sz w:val="18"/>
            <w:szCs w:val="18"/>
            <w:lang w:val="en-US" w:eastAsia="de-CH"/>
          </w:rPr>
          <w:t xml:space="preserve"> </w:t>
        </w:r>
        <w:r w:rsidR="004A6741" w:rsidRPr="004A6741">
          <w:rPr>
            <w:sz w:val="18"/>
            <w:szCs w:val="18"/>
            <w:lang w:eastAsia="de-CH"/>
          </w:rPr>
          <w:t>Department of Psychiatry and Psychotherapy, Central Institute of Mental Health, Medical Faculty Mannheim, Heidelberg University, Mannheim, Germany</w:t>
        </w:r>
      </w:ins>
    </w:p>
    <w:p w14:paraId="2B382208" w14:textId="237E4D7F" w:rsidR="005D611D" w:rsidRDefault="005D611D" w:rsidP="004A6741">
      <w:pPr>
        <w:rPr>
          <w:ins w:id="54" w:author="Hilmar Zech" w:date="2022-01-26T09:52:00Z"/>
          <w:sz w:val="18"/>
          <w:szCs w:val="18"/>
          <w:lang w:eastAsia="de-CH"/>
        </w:rPr>
      </w:pPr>
    </w:p>
    <w:p w14:paraId="3F6FCAA4" w14:textId="4FF55123" w:rsidR="005D611D" w:rsidRDefault="005D611D" w:rsidP="004A6741">
      <w:pPr>
        <w:rPr>
          <w:ins w:id="55" w:author="Hilmar Zech" w:date="2022-01-26T09:53:00Z"/>
          <w:sz w:val="18"/>
          <w:szCs w:val="18"/>
          <w:lang w:val="en-US" w:eastAsia="de-CH"/>
        </w:rPr>
      </w:pPr>
      <w:proofErr w:type="spellStart"/>
      <w:ins w:id="56" w:author="Hilmar Zech" w:date="2022-01-26T09:52:00Z">
        <w:r>
          <w:rPr>
            <w:sz w:val="18"/>
            <w:szCs w:val="18"/>
            <w:vertAlign w:val="superscript"/>
            <w:lang w:val="en-US" w:eastAsia="de-CH"/>
          </w:rPr>
          <w:t>i</w:t>
        </w:r>
        <w:proofErr w:type="spellEnd"/>
        <w:r w:rsidRPr="00233F4A">
          <w:rPr>
            <w:sz w:val="18"/>
            <w:szCs w:val="18"/>
            <w:lang w:val="en-US" w:eastAsia="de-CH"/>
          </w:rPr>
          <w:t xml:space="preserve"> </w:t>
        </w:r>
      </w:ins>
      <w:ins w:id="57" w:author="Hilmar Zech" w:date="2022-01-26T09:53:00Z">
        <w:r w:rsidRPr="005D611D">
          <w:rPr>
            <w:sz w:val="18"/>
            <w:szCs w:val="18"/>
            <w:lang w:val="en-US" w:eastAsia="de-CH"/>
          </w:rPr>
          <w:t>Department for Social and Preventive Medicine, University of Potsdam, Potsdam, Germany</w:t>
        </w:r>
      </w:ins>
    </w:p>
    <w:p w14:paraId="113685DB" w14:textId="29D9E9B6" w:rsidR="00E85791" w:rsidRDefault="00E85791" w:rsidP="004A6741">
      <w:pPr>
        <w:rPr>
          <w:ins w:id="58" w:author="Hilmar Zech" w:date="2022-01-26T09:53:00Z"/>
          <w:sz w:val="18"/>
          <w:szCs w:val="18"/>
          <w:lang w:val="en-US" w:eastAsia="de-CH"/>
        </w:rPr>
      </w:pPr>
    </w:p>
    <w:p w14:paraId="27E7AC88" w14:textId="048142E7" w:rsidR="00E85791" w:rsidRPr="004A6741" w:rsidRDefault="00E85791" w:rsidP="004A6741">
      <w:pPr>
        <w:rPr>
          <w:ins w:id="59" w:author="Hilmar Zech" w:date="2022-01-26T09:40:00Z"/>
          <w:sz w:val="18"/>
          <w:szCs w:val="18"/>
          <w:lang w:eastAsia="de-CH"/>
        </w:rPr>
      </w:pPr>
      <w:ins w:id="60" w:author="Hilmar Zech" w:date="2022-01-26T09:53:00Z">
        <w:r>
          <w:rPr>
            <w:sz w:val="18"/>
            <w:szCs w:val="18"/>
            <w:vertAlign w:val="superscript"/>
            <w:lang w:val="en-US" w:eastAsia="de-CH"/>
          </w:rPr>
          <w:t>j</w:t>
        </w:r>
        <w:r w:rsidRPr="00233F4A">
          <w:rPr>
            <w:sz w:val="18"/>
            <w:szCs w:val="18"/>
            <w:lang w:val="en-US" w:eastAsia="de-CH"/>
          </w:rPr>
          <w:t xml:space="preserve"> </w:t>
        </w:r>
      </w:ins>
      <w:ins w:id="61" w:author="Hilmar Zech" w:date="2022-01-26T09:54:00Z">
        <w:r w:rsidRPr="00E85791">
          <w:rPr>
            <w:sz w:val="18"/>
            <w:szCs w:val="18"/>
            <w:lang w:val="en-US" w:eastAsia="de-CH"/>
          </w:rPr>
          <w:t xml:space="preserve">Department of Psychiatry and Psychotherapy, Charité Campus Mitte, Charité - </w:t>
        </w:r>
        <w:proofErr w:type="spellStart"/>
        <w:r w:rsidRPr="00E85791">
          <w:rPr>
            <w:sz w:val="18"/>
            <w:szCs w:val="18"/>
            <w:lang w:val="en-US" w:eastAsia="de-CH"/>
          </w:rPr>
          <w:t>Universitätsmedizin</w:t>
        </w:r>
        <w:proofErr w:type="spellEnd"/>
        <w:r w:rsidRPr="00E85791">
          <w:rPr>
            <w:sz w:val="18"/>
            <w:szCs w:val="18"/>
            <w:lang w:val="en-US" w:eastAsia="de-CH"/>
          </w:rPr>
          <w:t xml:space="preserve"> Berlin, corporate member of </w:t>
        </w:r>
        <w:proofErr w:type="spellStart"/>
        <w:r w:rsidRPr="00E85791">
          <w:rPr>
            <w:sz w:val="18"/>
            <w:szCs w:val="18"/>
            <w:lang w:val="en-US" w:eastAsia="de-CH"/>
          </w:rPr>
          <w:t>Freie</w:t>
        </w:r>
        <w:proofErr w:type="spellEnd"/>
        <w:r w:rsidRPr="00E85791">
          <w:rPr>
            <w:sz w:val="18"/>
            <w:szCs w:val="18"/>
            <w:lang w:val="en-US" w:eastAsia="de-CH"/>
          </w:rPr>
          <w:t xml:space="preserve"> Universität Berlin and Humboldt-Universität </w:t>
        </w:r>
        <w:proofErr w:type="spellStart"/>
        <w:r w:rsidRPr="00E85791">
          <w:rPr>
            <w:sz w:val="18"/>
            <w:szCs w:val="18"/>
            <w:lang w:val="en-US" w:eastAsia="de-CH"/>
          </w:rPr>
          <w:t>zu</w:t>
        </w:r>
        <w:proofErr w:type="spellEnd"/>
        <w:r w:rsidRPr="00E85791">
          <w:rPr>
            <w:sz w:val="18"/>
            <w:szCs w:val="18"/>
            <w:lang w:val="en-US" w:eastAsia="de-CH"/>
          </w:rPr>
          <w:t xml:space="preserve"> Berlin, Berlin, Germany</w:t>
        </w:r>
      </w:ins>
    </w:p>
    <w:p w14:paraId="56E1B722" w14:textId="452FB929" w:rsidR="004A6741" w:rsidRPr="00020469" w:rsidRDefault="004A6741" w:rsidP="004A6741">
      <w:pPr>
        <w:rPr>
          <w:ins w:id="62" w:author="Hilmar Zech" w:date="2022-01-26T09:40:00Z"/>
          <w:sz w:val="18"/>
          <w:szCs w:val="18"/>
          <w:lang w:eastAsia="de-CH"/>
        </w:rPr>
      </w:pPr>
    </w:p>
    <w:p w14:paraId="222AA0C0" w14:textId="77777777" w:rsidR="004A6741" w:rsidRPr="00C73A24" w:rsidRDefault="004A6741" w:rsidP="004A6741">
      <w:pPr>
        <w:rPr>
          <w:ins w:id="63" w:author="Hilmar Zech" w:date="2022-01-26T09:39:00Z"/>
          <w:sz w:val="18"/>
          <w:szCs w:val="18"/>
          <w:lang w:val="en-US" w:eastAsia="de-CH"/>
        </w:rPr>
      </w:pPr>
    </w:p>
    <w:p w14:paraId="6A504991" w14:textId="618A49E9" w:rsidR="004A6741" w:rsidRPr="00C73A24" w:rsidRDefault="004A6741" w:rsidP="004A6741">
      <w:pPr>
        <w:rPr>
          <w:ins w:id="64" w:author="Hilmar Zech" w:date="2022-01-26T09:38:00Z"/>
          <w:sz w:val="18"/>
          <w:szCs w:val="18"/>
          <w:lang w:val="en-US" w:eastAsia="de-CH"/>
        </w:rPr>
      </w:pPr>
    </w:p>
    <w:p w14:paraId="334AD813" w14:textId="15E7749A" w:rsidR="00D44063" w:rsidRPr="0045649F" w:rsidDel="004A6741" w:rsidRDefault="00D44063" w:rsidP="009075BA">
      <w:pPr>
        <w:spacing w:line="360" w:lineRule="auto"/>
        <w:jc w:val="both"/>
        <w:rPr>
          <w:del w:id="65" w:author="Hilmar Zech" w:date="2022-01-26T09:38:00Z"/>
          <w:bCs/>
          <w:lang w:val="en-US"/>
        </w:rPr>
      </w:pPr>
      <w:del w:id="66" w:author="Hilmar Zech" w:date="2022-01-26T09:38:00Z">
        <w:r w:rsidRPr="0045649F" w:rsidDel="004A6741">
          <w:rPr>
            <w:bCs/>
            <w:lang w:val="en-US"/>
          </w:rPr>
          <w:delText xml:space="preserve">Please add </w:delText>
        </w:r>
      </w:del>
    </w:p>
    <w:p w14:paraId="01179894" w14:textId="77777777" w:rsidR="00D44063" w:rsidRPr="0023281F" w:rsidRDefault="00D44063" w:rsidP="009075BA">
      <w:pPr>
        <w:spacing w:line="360" w:lineRule="auto"/>
        <w:jc w:val="both"/>
        <w:rPr>
          <w:b/>
          <w:bCs/>
          <w:lang w:val="en-US"/>
        </w:rPr>
      </w:pPr>
    </w:p>
    <w:p w14:paraId="1487F0BE" w14:textId="0ABBE9AB" w:rsidR="00C1723C" w:rsidRPr="0023281F" w:rsidRDefault="00C1723C">
      <w:pPr>
        <w:rPr>
          <w:ins w:id="67" w:author="Hilmar Zech" w:date="2022-01-09T20:01:00Z"/>
          <w:lang w:val="en-US"/>
        </w:rPr>
      </w:pPr>
      <w:ins w:id="68" w:author="Hilmar Zech" w:date="2022-01-09T20:01:00Z">
        <w:r w:rsidRPr="003C4B06">
          <w:rPr>
            <w:lang w:val="en-US"/>
          </w:rPr>
          <w:br w:type="page"/>
        </w:r>
      </w:ins>
    </w:p>
    <w:p w14:paraId="65FFF5BF" w14:textId="77777777" w:rsidR="007F1ABC" w:rsidRPr="0023281F" w:rsidRDefault="007F1ABC" w:rsidP="009075BA">
      <w:pPr>
        <w:spacing w:line="360" w:lineRule="auto"/>
        <w:jc w:val="both"/>
        <w:rPr>
          <w:lang w:val="en-US"/>
        </w:rPr>
      </w:pPr>
    </w:p>
    <w:p w14:paraId="0A50456E" w14:textId="61BC4063" w:rsidR="008F3F8D" w:rsidRDefault="008F3F8D" w:rsidP="00B56E45">
      <w:pPr>
        <w:spacing w:line="480" w:lineRule="auto"/>
        <w:jc w:val="center"/>
        <w:outlineLvl w:val="0"/>
        <w:rPr>
          <w:b/>
          <w:bCs/>
          <w:lang w:val="en-US"/>
        </w:rPr>
      </w:pPr>
      <w:r>
        <w:rPr>
          <w:b/>
          <w:bCs/>
          <w:lang w:val="en-US"/>
        </w:rPr>
        <w:t>Method</w:t>
      </w:r>
    </w:p>
    <w:p w14:paraId="35E26CE2" w14:textId="77777777" w:rsidR="00D44063" w:rsidRDefault="00D44063" w:rsidP="00CC13D7">
      <w:pPr>
        <w:spacing w:line="480" w:lineRule="auto"/>
        <w:outlineLvl w:val="1"/>
        <w:rPr>
          <w:b/>
          <w:bCs/>
          <w:lang w:val="en-US"/>
        </w:rPr>
      </w:pPr>
    </w:p>
    <w:p w14:paraId="6E80FF19" w14:textId="569AEE43" w:rsidR="00CC13D7" w:rsidRDefault="00692353" w:rsidP="00CC13D7">
      <w:pPr>
        <w:spacing w:line="480" w:lineRule="auto"/>
        <w:outlineLvl w:val="1"/>
        <w:rPr>
          <w:b/>
          <w:bCs/>
          <w:lang w:val="en-US"/>
        </w:rPr>
      </w:pPr>
      <w:r>
        <w:rPr>
          <w:b/>
          <w:bCs/>
          <w:lang w:val="en-US"/>
        </w:rPr>
        <w:t xml:space="preserve">General </w:t>
      </w:r>
      <w:r w:rsidR="00FD0604">
        <w:rPr>
          <w:b/>
          <w:bCs/>
          <w:lang w:val="en-US"/>
        </w:rPr>
        <w:t xml:space="preserve">procedures. </w:t>
      </w:r>
    </w:p>
    <w:p w14:paraId="7C72BDFF" w14:textId="6FD09FD4" w:rsidR="00FD0604" w:rsidRDefault="00FF7B48" w:rsidP="00692353">
      <w:pPr>
        <w:spacing w:line="480" w:lineRule="auto"/>
        <w:ind w:firstLine="720"/>
        <w:jc w:val="both"/>
        <w:rPr>
          <w:lang w:val="en-US"/>
        </w:rPr>
      </w:pPr>
      <w:r>
        <w:rPr>
          <w:lang w:val="en-US"/>
        </w:rPr>
        <w:t xml:space="preserve">As part of </w:t>
      </w:r>
      <w:r w:rsidR="000F6885">
        <w:rPr>
          <w:lang w:val="en-US"/>
        </w:rPr>
        <w:t>a German research consortium on addiction</w:t>
      </w:r>
      <w:r>
        <w:rPr>
          <w:lang w:val="en-US"/>
        </w:rPr>
        <w:t xml:space="preserve"> </w:t>
      </w:r>
      <w:r w:rsidR="00FD0604">
        <w:rPr>
          <w:lang w:val="en-US"/>
        </w:rPr>
        <w:t xml:space="preserve">at three sites (Technical University Dresden, Charité Berlin, and Central Institute of Health Mannheim; Heinz et al., 2020), a smartphone-based longitudinal </w:t>
      </w:r>
      <w:proofErr w:type="spellStart"/>
      <w:r w:rsidR="00FD0604">
        <w:rPr>
          <w:lang w:val="en-US"/>
        </w:rPr>
        <w:t>Eocological</w:t>
      </w:r>
      <w:proofErr w:type="spellEnd"/>
      <w:r w:rsidR="00FD0604">
        <w:rPr>
          <w:lang w:val="en-US"/>
        </w:rPr>
        <w:t xml:space="preserve"> Momentary Assessment (EMA) of up to 1 year was performed </w:t>
      </w:r>
      <w:r w:rsidR="00BD08F2">
        <w:rPr>
          <w:lang w:val="en-US"/>
        </w:rPr>
        <w:t>with</w:t>
      </w:r>
      <w:r w:rsidR="00692353">
        <w:rPr>
          <w:lang w:val="en-US"/>
        </w:rPr>
        <w:t xml:space="preserve"> a range of subjective report</w:t>
      </w:r>
      <w:r w:rsidR="00035A7B">
        <w:rPr>
          <w:lang w:val="en-US"/>
        </w:rPr>
        <w:t>s</w:t>
      </w:r>
      <w:r w:rsidR="00692353">
        <w:rPr>
          <w:lang w:val="en-US"/>
        </w:rPr>
        <w:t xml:space="preserve">. Once per month, patients performed four cognitive-motivational tasks on the smartphone taken </w:t>
      </w:r>
      <w:r w:rsidR="00BD08F2">
        <w:rPr>
          <w:lang w:val="en-US"/>
        </w:rPr>
        <w:t>from</w:t>
      </w:r>
      <w:r w:rsidR="00692353">
        <w:rPr>
          <w:lang w:val="en-US"/>
        </w:rPr>
        <w:t xml:space="preserve"> the Great Brain Experiment (GBE) app (</w:t>
      </w:r>
      <w:r w:rsidR="00131A0B">
        <w:rPr>
          <w:lang w:val="en-US"/>
        </w:rPr>
        <w:t>Brown et al., 2014</w:t>
      </w:r>
      <w:r w:rsidR="00692353">
        <w:rPr>
          <w:lang w:val="en-US"/>
        </w:rPr>
        <w:t xml:space="preserve">, see below for details). </w:t>
      </w:r>
      <w:r w:rsidR="00FD0604">
        <w:rPr>
          <w:lang w:val="en-US"/>
        </w:rPr>
        <w:t>Before starting this EMA study, patients underwent extensive clinical and neurocognitive</w:t>
      </w:r>
      <w:r w:rsidR="00B915B3">
        <w:rPr>
          <w:lang w:val="en-US"/>
        </w:rPr>
        <w:t xml:space="preserve"> assessments</w:t>
      </w:r>
      <w:r w:rsidR="00FD0604">
        <w:rPr>
          <w:lang w:val="en-US"/>
        </w:rPr>
        <w:t xml:space="preserve">, which we refer to as basic assessment </w:t>
      </w:r>
      <w:r w:rsidR="00692353">
        <w:rPr>
          <w:lang w:val="en-US"/>
        </w:rPr>
        <w:t xml:space="preserve">(see Heinz et al., 2020). In the current study, we </w:t>
      </w:r>
      <w:r w:rsidR="00BD08F2">
        <w:rPr>
          <w:lang w:val="en-US"/>
        </w:rPr>
        <w:t xml:space="preserve">rely on </w:t>
      </w:r>
      <w:r w:rsidR="00692353">
        <w:rPr>
          <w:lang w:val="en-US"/>
        </w:rPr>
        <w:t xml:space="preserve">data of cognitive-motivational tasks and subjective reports from the </w:t>
      </w:r>
      <w:r w:rsidR="00BD08F2">
        <w:rPr>
          <w:lang w:val="en-US"/>
        </w:rPr>
        <w:t xml:space="preserve">smartphone-based </w:t>
      </w:r>
      <w:r w:rsidR="00692353">
        <w:rPr>
          <w:lang w:val="en-US"/>
        </w:rPr>
        <w:t>EMA study as well as data from the basic assessment. P</w:t>
      </w:r>
      <w:r w:rsidR="00FD0604">
        <w:rPr>
          <w:lang w:val="en-US"/>
        </w:rPr>
        <w:t xml:space="preserve">atients also participate </w:t>
      </w:r>
      <w:r w:rsidR="00692353">
        <w:rPr>
          <w:lang w:val="en-US"/>
        </w:rPr>
        <w:t xml:space="preserve">in </w:t>
      </w:r>
      <w:r w:rsidR="00FD0604">
        <w:rPr>
          <w:lang w:val="en-US"/>
        </w:rPr>
        <w:t>multiple</w:t>
      </w:r>
      <w:r w:rsidR="00692353">
        <w:rPr>
          <w:lang w:val="en-US"/>
        </w:rPr>
        <w:t xml:space="preserve"> subprojects of the consortium (see Heinz et al., 2020), which are not subject to the present study. </w:t>
      </w:r>
    </w:p>
    <w:p w14:paraId="5C9957CA" w14:textId="77777777" w:rsidR="00D44063" w:rsidRDefault="00D44063" w:rsidP="00692353">
      <w:pPr>
        <w:spacing w:line="480" w:lineRule="auto"/>
        <w:outlineLvl w:val="1"/>
        <w:rPr>
          <w:b/>
          <w:bCs/>
          <w:lang w:val="en-US"/>
        </w:rPr>
      </w:pPr>
    </w:p>
    <w:p w14:paraId="29EBDD9F" w14:textId="0C0CA818" w:rsidR="00692353" w:rsidRDefault="00692353" w:rsidP="00692353">
      <w:pPr>
        <w:spacing w:line="480" w:lineRule="auto"/>
        <w:outlineLvl w:val="1"/>
        <w:rPr>
          <w:b/>
          <w:bCs/>
          <w:lang w:val="en-US"/>
        </w:rPr>
      </w:pPr>
      <w:r>
        <w:rPr>
          <w:b/>
          <w:bCs/>
          <w:lang w:val="en-US"/>
        </w:rPr>
        <w:t xml:space="preserve">Participants &amp; Instruments. </w:t>
      </w:r>
    </w:p>
    <w:p w14:paraId="276AB75B" w14:textId="750C3537" w:rsidR="00035A7B" w:rsidRDefault="00035A7B" w:rsidP="00035A7B">
      <w:pPr>
        <w:spacing w:line="480" w:lineRule="auto"/>
        <w:ind w:firstLine="720"/>
        <w:jc w:val="both"/>
        <w:rPr>
          <w:lang w:val="en-US"/>
        </w:rPr>
      </w:pPr>
      <w:r w:rsidRPr="00280B1B">
        <w:rPr>
          <w:lang w:val="en-US"/>
        </w:rPr>
        <w:t xml:space="preserve">The study </w:t>
      </w:r>
      <w:r>
        <w:rPr>
          <w:lang w:val="en-US"/>
        </w:rPr>
        <w:t xml:space="preserve">procedure </w:t>
      </w:r>
      <w:r w:rsidRPr="00280B1B">
        <w:rPr>
          <w:lang w:val="en-US"/>
        </w:rPr>
        <w:t xml:space="preserve">was approved by the review boards of the local ethics committee at Heidelberg University (2018-621N-MA), Charité – </w:t>
      </w:r>
      <w:proofErr w:type="spellStart"/>
      <w:r w:rsidRPr="00280B1B">
        <w:rPr>
          <w:lang w:val="en-US"/>
        </w:rPr>
        <w:t>Universitätsmedizin</w:t>
      </w:r>
      <w:proofErr w:type="spellEnd"/>
      <w:r w:rsidRPr="00280B1B">
        <w:rPr>
          <w:lang w:val="en-US"/>
        </w:rPr>
        <w:t xml:space="preserve"> Berlin (EA1/212/18), and Technical University Dresden (EK 459112018).</w:t>
      </w:r>
      <w:r w:rsidR="00BD08F2">
        <w:rPr>
          <w:lang w:val="en-US"/>
        </w:rPr>
        <w:t xml:space="preserve"> </w:t>
      </w:r>
      <w:r w:rsidRPr="00280B1B">
        <w:rPr>
          <w:lang w:val="en-US"/>
        </w:rPr>
        <w:t xml:space="preserve">All participants gave written consent before participating in </w:t>
      </w:r>
      <w:r>
        <w:rPr>
          <w:lang w:val="en-US"/>
        </w:rPr>
        <w:t>the</w:t>
      </w:r>
      <w:r w:rsidRPr="00280B1B">
        <w:rPr>
          <w:lang w:val="en-US"/>
        </w:rPr>
        <w:t xml:space="preserve"> study. </w:t>
      </w:r>
      <w:r w:rsidR="00692353">
        <w:rPr>
          <w:lang w:val="en-US"/>
        </w:rPr>
        <w:t>P</w:t>
      </w:r>
      <w:r w:rsidR="00434A5B">
        <w:rPr>
          <w:lang w:val="en-US"/>
        </w:rPr>
        <w:t xml:space="preserve">articipants with </w:t>
      </w:r>
      <w:r w:rsidR="00692353">
        <w:rPr>
          <w:lang w:val="en-US"/>
        </w:rPr>
        <w:t xml:space="preserve">mild to moderate </w:t>
      </w:r>
      <w:r w:rsidR="00434A5B">
        <w:rPr>
          <w:lang w:val="en-US"/>
        </w:rPr>
        <w:t xml:space="preserve">Alcohol Use Disorder (AUD) </w:t>
      </w:r>
      <w:r w:rsidR="00A6512E">
        <w:rPr>
          <w:lang w:val="en-US"/>
        </w:rPr>
        <w:t>were included in the stud</w:t>
      </w:r>
      <w:r w:rsidR="00692353">
        <w:rPr>
          <w:lang w:val="en-US"/>
        </w:rPr>
        <w:t xml:space="preserve">y at all three sites. </w:t>
      </w:r>
      <w:r w:rsidR="00A6512E">
        <w:rPr>
          <w:lang w:val="en-US"/>
        </w:rPr>
        <w:t xml:space="preserve">Mild to moderate AUD was defined as the </w:t>
      </w:r>
      <w:r w:rsidR="00C63D89">
        <w:rPr>
          <w:lang w:val="en-US"/>
        </w:rPr>
        <w:t>presence</w:t>
      </w:r>
      <w:r w:rsidR="00A6512E">
        <w:rPr>
          <w:lang w:val="en-US"/>
        </w:rPr>
        <w:t xml:space="preserve"> of at least two AUD</w:t>
      </w:r>
      <w:r w:rsidR="00C63D89">
        <w:rPr>
          <w:lang w:val="en-US"/>
        </w:rPr>
        <w:t xml:space="preserve"> criteria</w:t>
      </w:r>
      <w:r w:rsidR="000F6885">
        <w:rPr>
          <w:lang w:val="en-US"/>
        </w:rPr>
        <w:t>.</w:t>
      </w:r>
      <w:r w:rsidR="00C63D89">
        <w:rPr>
          <w:lang w:val="en-US"/>
        </w:rPr>
        <w:t xml:space="preserve"> </w:t>
      </w:r>
      <w:r w:rsidR="00FD0604">
        <w:rPr>
          <w:lang w:val="en-US"/>
        </w:rPr>
        <w:t>P</w:t>
      </w:r>
      <w:r w:rsidR="000F6885">
        <w:rPr>
          <w:lang w:val="en-US"/>
        </w:rPr>
        <w:t>articipants were recruited through flyers and advertisements</w:t>
      </w:r>
      <w:r w:rsidR="00692353">
        <w:rPr>
          <w:lang w:val="en-US"/>
        </w:rPr>
        <w:t>.</w:t>
      </w:r>
      <w:r w:rsidR="000F6885">
        <w:rPr>
          <w:lang w:val="en-US"/>
        </w:rPr>
        <w:t xml:space="preserve"> Telephone screenings were conducted to check inclusion and exclusion criteria</w:t>
      </w:r>
      <w:r w:rsidR="00692353">
        <w:rPr>
          <w:lang w:val="en-US"/>
        </w:rPr>
        <w:t xml:space="preserve">. </w:t>
      </w:r>
      <w:r>
        <w:rPr>
          <w:lang w:val="en-US"/>
        </w:rPr>
        <w:t xml:space="preserve">Exclusion criteria were: clinical indication for detoxification treatment, insufficient knowledge of the German language, seeking a therapeutic intervention, MRI </w:t>
      </w:r>
      <w:r w:rsidRPr="007956D0">
        <w:rPr>
          <w:lang w:val="en-US"/>
        </w:rPr>
        <w:t xml:space="preserve">contraindications, </w:t>
      </w:r>
      <w:r w:rsidRPr="007956D0">
        <w:rPr>
          <w:lang w:val="en-US"/>
        </w:rPr>
        <w:lastRenderedPageBreak/>
        <w:t xml:space="preserve">medical history of DSM-5 bipolar disorder, psychotic disorder, schizophrenia or schizophrenic spectrum disorder, or </w:t>
      </w:r>
      <w:r>
        <w:rPr>
          <w:lang w:val="en-US"/>
        </w:rPr>
        <w:t xml:space="preserve">current use of drugs or medication nor </w:t>
      </w:r>
      <w:r w:rsidRPr="007956D0">
        <w:rPr>
          <w:lang w:val="en-US"/>
        </w:rPr>
        <w:t xml:space="preserve">substance dependence </w:t>
      </w:r>
      <w:r>
        <w:rPr>
          <w:lang w:val="en-US"/>
        </w:rPr>
        <w:t xml:space="preserve">thereof </w:t>
      </w:r>
      <w:r w:rsidRPr="007956D0">
        <w:rPr>
          <w:lang w:val="en-US"/>
        </w:rPr>
        <w:t>other than alcohol, nicotine, or cannabis, as well as medical history of severe head injury, or other severe central nervous system disorders</w:t>
      </w:r>
      <w:r>
        <w:rPr>
          <w:lang w:val="en-US"/>
        </w:rPr>
        <w:t xml:space="preserve">. </w:t>
      </w:r>
    </w:p>
    <w:p w14:paraId="201F675D" w14:textId="3B95F10A" w:rsidR="00E07808" w:rsidRPr="00B55B76" w:rsidRDefault="00692353" w:rsidP="00B55B76">
      <w:pPr>
        <w:keepNext/>
        <w:spacing w:line="480" w:lineRule="auto"/>
        <w:ind w:firstLine="720"/>
        <w:outlineLvl w:val="2"/>
        <w:rPr>
          <w:lang w:val="en-US"/>
        </w:rPr>
      </w:pPr>
      <w:r>
        <w:rPr>
          <w:lang w:val="en-US"/>
        </w:rPr>
        <w:t>If i</w:t>
      </w:r>
      <w:r w:rsidR="000F6885">
        <w:rPr>
          <w:lang w:val="en-US"/>
        </w:rPr>
        <w:t>ncluded</w:t>
      </w:r>
      <w:r>
        <w:rPr>
          <w:lang w:val="en-US"/>
        </w:rPr>
        <w:t>,</w:t>
      </w:r>
      <w:r w:rsidR="000F6885">
        <w:rPr>
          <w:lang w:val="en-US"/>
        </w:rPr>
        <w:t xml:space="preserve"> participants were invited to a</w:t>
      </w:r>
      <w:r>
        <w:rPr>
          <w:lang w:val="en-US"/>
        </w:rPr>
        <w:t>n extensive</w:t>
      </w:r>
      <w:r w:rsidR="000F6885">
        <w:rPr>
          <w:lang w:val="en-US"/>
        </w:rPr>
        <w:t xml:space="preserve"> basic assessment (see Heinz et al., 2020)</w:t>
      </w:r>
      <w:r w:rsidR="00F83D39">
        <w:rPr>
          <w:lang w:val="en-US"/>
        </w:rPr>
        <w:t xml:space="preserve"> including a retrospective questionnaire about alcohol consumption (Quantity-Frequency Questionnaire)</w:t>
      </w:r>
      <w:ins w:id="69" w:author="Hilmar Zech" w:date="2022-01-26T12:09:00Z">
        <w:r w:rsidR="004C06E4">
          <w:rPr>
            <w:lang w:val="en-US"/>
          </w:rPr>
          <w:t xml:space="preserve">. </w:t>
        </w:r>
      </w:ins>
      <w:r w:rsidR="00F83D39">
        <w:rPr>
          <w:lang w:val="en-US"/>
        </w:rPr>
        <w:t xml:space="preserve">This questionary gives a summary of participants typical </w:t>
      </w:r>
      <w:r w:rsidR="00B55B76">
        <w:rPr>
          <w:lang w:val="en-US"/>
        </w:rPr>
        <w:t xml:space="preserve">alcohol consumption (drinking days, standard drinks per day), which </w:t>
      </w:r>
      <w:r w:rsidR="00297652">
        <w:rPr>
          <w:lang w:val="en-US"/>
        </w:rPr>
        <w:t>we</w:t>
      </w:r>
      <w:r w:rsidR="00B55B76">
        <w:rPr>
          <w:lang w:val="en-US"/>
        </w:rPr>
        <w:t xml:space="preserve"> used in this study</w:t>
      </w:r>
      <w:del w:id="70" w:author="Hilmar Zech" w:date="2022-01-26T12:09:00Z">
        <w:r w:rsidR="00035A7B" w:rsidDel="004C06E4">
          <w:rPr>
            <w:lang w:val="en-US"/>
          </w:rPr>
          <w:delText xml:space="preserve">. </w:delText>
        </w:r>
      </w:del>
      <w:ins w:id="71" w:author="Hilmar Zech" w:date="2022-01-26T12:09:00Z">
        <w:r w:rsidR="004C06E4">
          <w:rPr>
            <w:lang w:val="en-US"/>
          </w:rPr>
          <w:t xml:space="preserve">. </w:t>
        </w:r>
      </w:ins>
      <w:r w:rsidR="00AE7291">
        <w:rPr>
          <w:lang w:val="en-US"/>
        </w:rPr>
        <w:t xml:space="preserve">A detailed description of this </w:t>
      </w:r>
      <w:commentRangeStart w:id="72"/>
      <w:commentRangeStart w:id="73"/>
      <w:r w:rsidR="00E07808">
        <w:rPr>
          <w:iCs/>
          <w:lang w:val="en-US"/>
        </w:rPr>
        <w:t>questionnaire</w:t>
      </w:r>
      <w:commentRangeEnd w:id="72"/>
      <w:r w:rsidR="00E07808">
        <w:rPr>
          <w:rStyle w:val="CommentReference"/>
        </w:rPr>
        <w:commentReference w:id="72"/>
      </w:r>
      <w:commentRangeEnd w:id="73"/>
      <w:r w:rsidR="00BA7C27">
        <w:rPr>
          <w:rStyle w:val="CommentReference"/>
        </w:rPr>
        <w:commentReference w:id="73"/>
      </w:r>
      <w:r w:rsidR="00AE7291">
        <w:rPr>
          <w:iCs/>
          <w:lang w:val="en-US"/>
        </w:rPr>
        <w:t xml:space="preserve"> can be found in supplemental material. </w:t>
      </w:r>
    </w:p>
    <w:p w14:paraId="73B3B433" w14:textId="0CFFB4D3" w:rsidR="00035A7B" w:rsidRDefault="000F6885" w:rsidP="00AE7291">
      <w:pPr>
        <w:spacing w:line="480" w:lineRule="auto"/>
        <w:ind w:firstLine="720"/>
        <w:jc w:val="both"/>
        <w:rPr>
          <w:lang w:val="en-US"/>
        </w:rPr>
      </w:pPr>
      <w:r>
        <w:rPr>
          <w:lang w:val="en-US"/>
        </w:rPr>
        <w:t xml:space="preserve">During this appointment, which was either conducted inside the laboratory or online via video chat, </w:t>
      </w:r>
      <w:r w:rsidR="00692353">
        <w:rPr>
          <w:lang w:val="en-US"/>
        </w:rPr>
        <w:t xml:space="preserve">the app for running the EMA study </w:t>
      </w:r>
      <w:ins w:id="74" w:author="Hilmar Zech" w:date="2022-01-26T09:58:00Z">
        <w:r w:rsidR="002D6FD8" w:rsidRPr="002D6FD8">
          <w:rPr>
            <w:lang w:val="en-US"/>
          </w:rPr>
          <w:t>(</w:t>
        </w:r>
      </w:ins>
      <w:proofErr w:type="spellStart"/>
      <w:r w:rsidR="00633CF0">
        <w:rPr>
          <w:lang w:val="en-US"/>
        </w:rPr>
        <w:t>Movisens</w:t>
      </w:r>
      <w:proofErr w:type="spellEnd"/>
      <w:r w:rsidR="00633CF0">
        <w:rPr>
          <w:lang w:val="en-US"/>
        </w:rPr>
        <w:t xml:space="preserve"> </w:t>
      </w:r>
      <w:ins w:id="75" w:author="Hilmar Zech" w:date="2022-01-26T09:58:00Z">
        <w:r w:rsidR="002D6FD8" w:rsidRPr="002D6FD8">
          <w:rPr>
            <w:lang w:val="en-US"/>
          </w:rPr>
          <w:t xml:space="preserve">app; </w:t>
        </w:r>
        <w:proofErr w:type="spellStart"/>
        <w:r w:rsidR="002D6FD8" w:rsidRPr="002D6FD8">
          <w:rPr>
            <w:lang w:val="en-US"/>
          </w:rPr>
          <w:t>movisens</w:t>
        </w:r>
        <w:proofErr w:type="spellEnd"/>
        <w:r w:rsidR="002D6FD8" w:rsidRPr="002D6FD8">
          <w:rPr>
            <w:lang w:val="en-US"/>
          </w:rPr>
          <w:t xml:space="preserve"> GmbH, Germany</w:t>
        </w:r>
      </w:ins>
      <w:ins w:id="76" w:author="Hilmar Zech" w:date="2022-01-26T10:58:00Z">
        <w:r w:rsidR="00E614D6">
          <w:rPr>
            <w:lang w:val="en-US"/>
          </w:rPr>
          <w:t>;</w:t>
        </w:r>
      </w:ins>
      <w:ins w:id="77" w:author="Hilmar Zech" w:date="2022-01-26T09:59:00Z">
        <w:r w:rsidR="002D6FD8">
          <w:rPr>
            <w:lang w:val="en-US"/>
          </w:rPr>
          <w:t xml:space="preserve"> Reichert et al</w:t>
        </w:r>
        <w:r w:rsidR="00FD65EF">
          <w:rPr>
            <w:lang w:val="en-US"/>
          </w:rPr>
          <w:t xml:space="preserve">., </w:t>
        </w:r>
      </w:ins>
      <w:ins w:id="78" w:author="Hilmar Zech" w:date="2022-01-26T10:00:00Z">
        <w:r w:rsidR="00FD65EF">
          <w:rPr>
            <w:lang w:val="en-US"/>
          </w:rPr>
          <w:t>2021</w:t>
        </w:r>
      </w:ins>
      <w:ins w:id="79" w:author="Hilmar Zech" w:date="2022-01-26T09:58:00Z">
        <w:r w:rsidR="002D6FD8" w:rsidRPr="002D6FD8">
          <w:rPr>
            <w:lang w:val="en-US"/>
          </w:rPr>
          <w:t>)</w:t>
        </w:r>
        <w:r w:rsidR="002D6FD8">
          <w:rPr>
            <w:lang w:val="en-US"/>
          </w:rPr>
          <w:t xml:space="preserve"> </w:t>
        </w:r>
      </w:ins>
      <w:r w:rsidR="00035A7B">
        <w:rPr>
          <w:lang w:val="en-US"/>
        </w:rPr>
        <w:t xml:space="preserve">as well as a customized version of the GBE app for assessment of the four cognitive-motivational tasks </w:t>
      </w:r>
      <w:r>
        <w:rPr>
          <w:lang w:val="en-US"/>
        </w:rPr>
        <w:t>(see below) were installed either on participants’ own phone or on a study phone</w:t>
      </w:r>
      <w:del w:id="80" w:author="Hilmar Zech" w:date="2022-01-26T12:09:00Z">
        <w:r w:rsidDel="004C06E4">
          <w:rPr>
            <w:lang w:val="en-US"/>
          </w:rPr>
          <w:delText xml:space="preserve">.  </w:delText>
        </w:r>
      </w:del>
      <w:ins w:id="81" w:author="Hilmar Zech" w:date="2022-01-26T12:09:00Z">
        <w:r w:rsidR="004C06E4">
          <w:rPr>
            <w:lang w:val="en-US"/>
          </w:rPr>
          <w:t xml:space="preserve">. </w:t>
        </w:r>
      </w:ins>
    </w:p>
    <w:p w14:paraId="48B84D45" w14:textId="1DD352BB" w:rsidR="000F6885" w:rsidRDefault="00035A7B" w:rsidP="00035A7B">
      <w:pPr>
        <w:spacing w:line="480" w:lineRule="auto"/>
        <w:ind w:firstLine="720"/>
        <w:jc w:val="both"/>
        <w:rPr>
          <w:lang w:val="en-GB"/>
        </w:rPr>
      </w:pPr>
      <w:r>
        <w:rPr>
          <w:lang w:val="en-US"/>
        </w:rPr>
        <w:t>As pre-registered (Zech et al., 2021), data from 300 participants was analyzed</w:t>
      </w:r>
      <w:r w:rsidR="00BD08F2">
        <w:rPr>
          <w:lang w:val="en-US"/>
        </w:rPr>
        <w:t xml:space="preserve"> for the present study</w:t>
      </w:r>
      <w:r>
        <w:rPr>
          <w:lang w:val="en-US"/>
        </w:rPr>
        <w:t xml:space="preserve">. </w:t>
      </w:r>
      <w:r w:rsidR="00361150">
        <w:rPr>
          <w:lang w:val="en-US"/>
        </w:rPr>
        <w:t>Participant characteristics can be found in Table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3486"/>
      </w:tblGrid>
      <w:tr w:rsidR="00311269" w:rsidRPr="00723126" w14:paraId="5F86B67D" w14:textId="77777777" w:rsidTr="00381D63">
        <w:tc>
          <w:tcPr>
            <w:tcW w:w="5524" w:type="dxa"/>
            <w:tcBorders>
              <w:top w:val="single" w:sz="4" w:space="0" w:color="auto"/>
              <w:bottom w:val="single" w:sz="4" w:space="0" w:color="auto"/>
            </w:tcBorders>
            <w:vAlign w:val="center"/>
          </w:tcPr>
          <w:p w14:paraId="3590E03E" w14:textId="560A0E03" w:rsidR="00311269" w:rsidRPr="00723126" w:rsidRDefault="00D174D7" w:rsidP="00381D63">
            <w:pPr>
              <w:keepNext/>
              <w:keepLines/>
              <w:spacing w:before="120" w:after="120"/>
              <w:rPr>
                <w:sz w:val="20"/>
                <w:szCs w:val="20"/>
                <w:lang w:val="en-GB"/>
              </w:rPr>
            </w:pPr>
            <w:r w:rsidRPr="00723126">
              <w:rPr>
                <w:sz w:val="20"/>
                <w:szCs w:val="20"/>
                <w:lang w:val="en-GB"/>
              </w:rPr>
              <w:t>Participant characteristics (N = 300)</w:t>
            </w:r>
          </w:p>
        </w:tc>
        <w:tc>
          <w:tcPr>
            <w:tcW w:w="3486" w:type="dxa"/>
            <w:tcBorders>
              <w:top w:val="single" w:sz="4" w:space="0" w:color="auto"/>
              <w:bottom w:val="single" w:sz="4" w:space="0" w:color="auto"/>
            </w:tcBorders>
            <w:vAlign w:val="center"/>
          </w:tcPr>
          <w:p w14:paraId="11F783C4" w14:textId="5F09CA35" w:rsidR="00311269" w:rsidRPr="00723126" w:rsidRDefault="00D174D7" w:rsidP="00381D63">
            <w:pPr>
              <w:keepNext/>
              <w:keepLines/>
              <w:spacing w:before="120" w:after="120"/>
              <w:rPr>
                <w:sz w:val="20"/>
                <w:szCs w:val="20"/>
                <w:lang w:val="en-GB"/>
              </w:rPr>
            </w:pPr>
            <w:r w:rsidRPr="00723126">
              <w:rPr>
                <w:sz w:val="20"/>
                <w:szCs w:val="20"/>
                <w:lang w:val="en-GB"/>
              </w:rPr>
              <w:t xml:space="preserve">Mean </w:t>
            </w:r>
            <w:r w:rsidR="00020A15" w:rsidRPr="00723126">
              <w:rPr>
                <w:sz w:val="20"/>
                <w:szCs w:val="20"/>
                <w:lang w:val="en-GB"/>
              </w:rPr>
              <w:t xml:space="preserve">(SD) </w:t>
            </w:r>
            <w:r w:rsidRPr="00723126">
              <w:rPr>
                <w:sz w:val="20"/>
                <w:szCs w:val="20"/>
                <w:lang w:val="en-GB"/>
              </w:rPr>
              <w:t>[range] or percentage</w:t>
            </w:r>
          </w:p>
        </w:tc>
      </w:tr>
      <w:tr w:rsidR="00311269" w:rsidRPr="00723126" w14:paraId="1EC20EAD" w14:textId="77777777" w:rsidTr="00381D63">
        <w:tc>
          <w:tcPr>
            <w:tcW w:w="5524" w:type="dxa"/>
            <w:tcBorders>
              <w:top w:val="single" w:sz="4" w:space="0" w:color="auto"/>
            </w:tcBorders>
            <w:vAlign w:val="center"/>
          </w:tcPr>
          <w:p w14:paraId="4E13D3C4" w14:textId="3B88077A" w:rsidR="00311269" w:rsidRPr="00723126" w:rsidRDefault="00D174D7" w:rsidP="00381D63">
            <w:pPr>
              <w:keepNext/>
              <w:keepLines/>
              <w:spacing w:before="120" w:after="120"/>
              <w:rPr>
                <w:sz w:val="20"/>
                <w:szCs w:val="20"/>
                <w:lang w:val="en-GB"/>
              </w:rPr>
            </w:pPr>
            <w:r w:rsidRPr="00723126">
              <w:rPr>
                <w:sz w:val="20"/>
                <w:szCs w:val="20"/>
                <w:lang w:val="en-GB"/>
              </w:rPr>
              <w:t>Age</w:t>
            </w:r>
            <w:r w:rsidR="00296BC2" w:rsidRPr="00723126">
              <w:rPr>
                <w:sz w:val="20"/>
                <w:szCs w:val="20"/>
                <w:lang w:val="en-GB"/>
              </w:rPr>
              <w:t xml:space="preserve"> (years)</w:t>
            </w:r>
          </w:p>
        </w:tc>
        <w:tc>
          <w:tcPr>
            <w:tcW w:w="3486" w:type="dxa"/>
            <w:tcBorders>
              <w:top w:val="single" w:sz="4" w:space="0" w:color="auto"/>
            </w:tcBorders>
            <w:vAlign w:val="center"/>
          </w:tcPr>
          <w:p w14:paraId="69AFF7CB" w14:textId="27BC72FE" w:rsidR="00311269" w:rsidRPr="00723126" w:rsidRDefault="00020A15" w:rsidP="00381D63">
            <w:pPr>
              <w:keepNext/>
              <w:keepLines/>
              <w:spacing w:before="120" w:after="120"/>
              <w:rPr>
                <w:sz w:val="20"/>
                <w:szCs w:val="20"/>
                <w:lang w:val="en-GB"/>
              </w:rPr>
            </w:pPr>
            <w:r w:rsidRPr="00723126">
              <w:rPr>
                <w:sz w:val="20"/>
                <w:szCs w:val="20"/>
                <w:lang w:val="en-GB"/>
              </w:rPr>
              <w:t>37.9 (13.0) [17–65]</w:t>
            </w:r>
          </w:p>
        </w:tc>
      </w:tr>
      <w:tr w:rsidR="00311269" w:rsidRPr="00723126" w14:paraId="701954A6" w14:textId="77777777" w:rsidTr="00381D63">
        <w:tc>
          <w:tcPr>
            <w:tcW w:w="5524" w:type="dxa"/>
            <w:vAlign w:val="center"/>
          </w:tcPr>
          <w:p w14:paraId="15B9B3DB" w14:textId="23BA42B3" w:rsidR="00311269" w:rsidRPr="00723126" w:rsidRDefault="00FD5A3A" w:rsidP="00381D63">
            <w:pPr>
              <w:keepNext/>
              <w:keepLines/>
              <w:spacing w:before="120" w:after="120"/>
              <w:rPr>
                <w:sz w:val="20"/>
                <w:szCs w:val="20"/>
                <w:lang w:val="en-GB"/>
              </w:rPr>
            </w:pPr>
            <w:r w:rsidRPr="00723126">
              <w:rPr>
                <w:sz w:val="20"/>
                <w:szCs w:val="20"/>
                <w:lang w:val="en-GB"/>
              </w:rPr>
              <w:t>Women</w:t>
            </w:r>
          </w:p>
        </w:tc>
        <w:tc>
          <w:tcPr>
            <w:tcW w:w="3486" w:type="dxa"/>
            <w:vAlign w:val="center"/>
          </w:tcPr>
          <w:p w14:paraId="10358418" w14:textId="217D70BB" w:rsidR="00311269" w:rsidRPr="00723126" w:rsidRDefault="00FD5A3A" w:rsidP="00381D63">
            <w:pPr>
              <w:keepNext/>
              <w:keepLines/>
              <w:spacing w:before="120" w:after="120"/>
              <w:rPr>
                <w:sz w:val="20"/>
                <w:szCs w:val="20"/>
                <w:lang w:val="en-GB"/>
              </w:rPr>
            </w:pPr>
            <w:r w:rsidRPr="00723126">
              <w:rPr>
                <w:sz w:val="20"/>
                <w:szCs w:val="20"/>
                <w:lang w:val="en-GB"/>
              </w:rPr>
              <w:t>113 (37.7%)</w:t>
            </w:r>
          </w:p>
        </w:tc>
      </w:tr>
      <w:tr w:rsidR="00311269" w:rsidRPr="00723126" w14:paraId="066CF3CE" w14:textId="77777777" w:rsidTr="00381D63">
        <w:tc>
          <w:tcPr>
            <w:tcW w:w="5524" w:type="dxa"/>
            <w:vAlign w:val="center"/>
          </w:tcPr>
          <w:p w14:paraId="16D14C88" w14:textId="153963A6" w:rsidR="00311269" w:rsidRPr="00723126" w:rsidRDefault="00FD5A3A" w:rsidP="00381D63">
            <w:pPr>
              <w:keepNext/>
              <w:keepLines/>
              <w:spacing w:before="120" w:after="120"/>
              <w:rPr>
                <w:sz w:val="20"/>
                <w:szCs w:val="20"/>
                <w:lang w:val="en-GB"/>
              </w:rPr>
            </w:pPr>
            <w:r w:rsidRPr="00723126">
              <w:rPr>
                <w:sz w:val="20"/>
                <w:szCs w:val="20"/>
                <w:lang w:val="en-GB"/>
              </w:rPr>
              <w:t>AUD criteria</w:t>
            </w:r>
          </w:p>
        </w:tc>
        <w:tc>
          <w:tcPr>
            <w:tcW w:w="3486" w:type="dxa"/>
            <w:vAlign w:val="center"/>
          </w:tcPr>
          <w:p w14:paraId="7671CA5B" w14:textId="1648B7EC" w:rsidR="00311269" w:rsidRPr="00723126" w:rsidRDefault="00FD5A3A" w:rsidP="00381D63">
            <w:pPr>
              <w:keepNext/>
              <w:keepLines/>
              <w:spacing w:before="120" w:after="120"/>
              <w:rPr>
                <w:sz w:val="20"/>
                <w:szCs w:val="20"/>
                <w:lang w:val="en-GB"/>
              </w:rPr>
            </w:pPr>
            <w:r w:rsidRPr="00723126">
              <w:rPr>
                <w:sz w:val="20"/>
                <w:szCs w:val="20"/>
                <w:lang w:val="en-GB"/>
              </w:rPr>
              <w:t>3.93 (</w:t>
            </w:r>
            <w:r w:rsidR="00C6113B" w:rsidRPr="00723126">
              <w:rPr>
                <w:sz w:val="20"/>
                <w:szCs w:val="20"/>
                <w:lang w:val="en-GB"/>
              </w:rPr>
              <w:t>1.51</w:t>
            </w:r>
            <w:r w:rsidRPr="00723126">
              <w:rPr>
                <w:sz w:val="20"/>
                <w:szCs w:val="20"/>
                <w:lang w:val="en-GB"/>
              </w:rPr>
              <w:t>)</w:t>
            </w:r>
            <w:r w:rsidR="00C6113B" w:rsidRPr="00723126">
              <w:rPr>
                <w:sz w:val="20"/>
                <w:szCs w:val="20"/>
                <w:lang w:val="en-GB"/>
              </w:rPr>
              <w:t xml:space="preserve"> [2–9]</w:t>
            </w:r>
          </w:p>
        </w:tc>
      </w:tr>
      <w:tr w:rsidR="00311269" w:rsidRPr="00723126" w14:paraId="78BB8271" w14:textId="77777777" w:rsidTr="00381D63">
        <w:tc>
          <w:tcPr>
            <w:tcW w:w="5524" w:type="dxa"/>
            <w:vAlign w:val="center"/>
          </w:tcPr>
          <w:p w14:paraId="1CD1EB4C" w14:textId="0B40D595" w:rsidR="00311269" w:rsidRPr="00723126" w:rsidRDefault="00530D27" w:rsidP="00381D63">
            <w:pPr>
              <w:keepNext/>
              <w:keepLines/>
              <w:spacing w:before="120" w:after="120"/>
              <w:rPr>
                <w:sz w:val="20"/>
                <w:szCs w:val="20"/>
                <w:lang w:val="en-GB"/>
              </w:rPr>
            </w:pPr>
            <w:r w:rsidRPr="00723126">
              <w:rPr>
                <w:sz w:val="20"/>
                <w:szCs w:val="20"/>
                <w:lang w:val="en-GB"/>
              </w:rPr>
              <w:t>Drinking days previous 3 months</w:t>
            </w:r>
          </w:p>
        </w:tc>
        <w:tc>
          <w:tcPr>
            <w:tcW w:w="3486" w:type="dxa"/>
            <w:vAlign w:val="center"/>
          </w:tcPr>
          <w:p w14:paraId="3C3C84B2" w14:textId="0A235B43" w:rsidR="00311269" w:rsidRPr="00723126" w:rsidRDefault="0039176C" w:rsidP="00381D63">
            <w:pPr>
              <w:keepNext/>
              <w:keepLines/>
              <w:spacing w:before="120" w:after="120"/>
              <w:rPr>
                <w:sz w:val="20"/>
                <w:szCs w:val="20"/>
                <w:lang w:val="en-GB"/>
              </w:rPr>
            </w:pPr>
            <w:r w:rsidRPr="00723126">
              <w:rPr>
                <w:sz w:val="20"/>
                <w:szCs w:val="20"/>
                <w:lang w:val="en-GB"/>
              </w:rPr>
              <w:t>49.80 (21.71) [4–90]</w:t>
            </w:r>
          </w:p>
        </w:tc>
      </w:tr>
      <w:tr w:rsidR="00311269" w:rsidRPr="00723126" w14:paraId="0B779D9E" w14:textId="77777777" w:rsidTr="00381D63">
        <w:tc>
          <w:tcPr>
            <w:tcW w:w="5524" w:type="dxa"/>
            <w:vAlign w:val="center"/>
          </w:tcPr>
          <w:p w14:paraId="4C882AD3" w14:textId="2688FC05" w:rsidR="00311269" w:rsidRPr="00723126" w:rsidRDefault="00D3637F" w:rsidP="00381D63">
            <w:pPr>
              <w:keepNext/>
              <w:keepLines/>
              <w:spacing w:before="120" w:after="120"/>
              <w:rPr>
                <w:sz w:val="20"/>
                <w:szCs w:val="20"/>
                <w:lang w:val="en-GB"/>
              </w:rPr>
            </w:pPr>
            <w:r w:rsidRPr="00723126">
              <w:rPr>
                <w:sz w:val="20"/>
                <w:szCs w:val="20"/>
                <w:lang w:val="en-GB"/>
              </w:rPr>
              <w:t>Standard d</w:t>
            </w:r>
            <w:r w:rsidR="00296BC2" w:rsidRPr="00723126">
              <w:rPr>
                <w:sz w:val="20"/>
                <w:szCs w:val="20"/>
                <w:lang w:val="en-GB"/>
              </w:rPr>
              <w:t>rinks</w:t>
            </w:r>
            <w:r w:rsidR="0039176C" w:rsidRPr="00723126">
              <w:rPr>
                <w:sz w:val="20"/>
                <w:szCs w:val="20"/>
                <w:lang w:val="en-GB"/>
              </w:rPr>
              <w:t xml:space="preserve"> per drinking day </w:t>
            </w:r>
            <w:r w:rsidR="00197223" w:rsidRPr="00723126">
              <w:rPr>
                <w:sz w:val="20"/>
                <w:szCs w:val="20"/>
                <w:lang w:val="en-GB"/>
              </w:rPr>
              <w:t>previous 3 months</w:t>
            </w:r>
          </w:p>
        </w:tc>
        <w:tc>
          <w:tcPr>
            <w:tcW w:w="3486" w:type="dxa"/>
            <w:vAlign w:val="center"/>
          </w:tcPr>
          <w:p w14:paraId="1EDFD192" w14:textId="54CCCA66" w:rsidR="00311269" w:rsidRPr="00723126" w:rsidRDefault="00296BC2" w:rsidP="00381D63">
            <w:pPr>
              <w:keepNext/>
              <w:keepLines/>
              <w:spacing w:before="120" w:after="120"/>
              <w:rPr>
                <w:sz w:val="20"/>
                <w:szCs w:val="20"/>
                <w:lang w:val="en-GB"/>
              </w:rPr>
            </w:pPr>
            <w:r w:rsidRPr="00723126">
              <w:rPr>
                <w:sz w:val="20"/>
                <w:szCs w:val="20"/>
                <w:lang w:val="en-GB"/>
              </w:rPr>
              <w:t>6.05 (3.54) [</w:t>
            </w:r>
            <w:r w:rsidR="00D60680" w:rsidRPr="00D60680">
              <w:rPr>
                <w:sz w:val="20"/>
                <w:szCs w:val="20"/>
                <w:lang w:val="en-GB"/>
              </w:rPr>
              <w:t>0</w:t>
            </w:r>
            <w:r w:rsidRPr="00723126">
              <w:rPr>
                <w:sz w:val="20"/>
                <w:szCs w:val="20"/>
                <w:lang w:val="en-GB"/>
              </w:rPr>
              <w:t>.15–</w:t>
            </w:r>
            <w:commentRangeStart w:id="82"/>
            <w:r w:rsidRPr="00723126">
              <w:rPr>
                <w:sz w:val="20"/>
                <w:szCs w:val="20"/>
                <w:lang w:val="en-GB"/>
              </w:rPr>
              <w:t>30.70</w:t>
            </w:r>
            <w:commentRangeEnd w:id="82"/>
            <w:r w:rsidR="00EB3352" w:rsidRPr="00723126">
              <w:rPr>
                <w:rStyle w:val="CommentReference"/>
                <w:sz w:val="20"/>
                <w:szCs w:val="20"/>
              </w:rPr>
              <w:commentReference w:id="82"/>
            </w:r>
            <w:r w:rsidRPr="00723126">
              <w:rPr>
                <w:sz w:val="20"/>
                <w:szCs w:val="20"/>
                <w:lang w:val="en-GB"/>
              </w:rPr>
              <w:t>]</w:t>
            </w:r>
          </w:p>
        </w:tc>
      </w:tr>
      <w:tr w:rsidR="00311269" w:rsidRPr="00723126" w14:paraId="31475F38" w14:textId="77777777" w:rsidTr="00381D63">
        <w:tc>
          <w:tcPr>
            <w:tcW w:w="5524" w:type="dxa"/>
            <w:vAlign w:val="center"/>
          </w:tcPr>
          <w:p w14:paraId="06E66622" w14:textId="7CFAAC75" w:rsidR="00311269" w:rsidRPr="00723126" w:rsidRDefault="00D3637F" w:rsidP="00381D63">
            <w:pPr>
              <w:keepNext/>
              <w:keepLines/>
              <w:spacing w:before="120" w:after="120"/>
              <w:rPr>
                <w:sz w:val="20"/>
                <w:szCs w:val="20"/>
                <w:lang w:val="en-GB"/>
              </w:rPr>
            </w:pPr>
            <w:r w:rsidRPr="00723126">
              <w:rPr>
                <w:sz w:val="20"/>
                <w:szCs w:val="20"/>
                <w:lang w:val="en-GB"/>
              </w:rPr>
              <w:t>Standard drinks per day previous 3 months</w:t>
            </w:r>
          </w:p>
        </w:tc>
        <w:tc>
          <w:tcPr>
            <w:tcW w:w="3486" w:type="dxa"/>
            <w:vAlign w:val="center"/>
          </w:tcPr>
          <w:p w14:paraId="4FE8CE83" w14:textId="7FDA0E29" w:rsidR="00311269" w:rsidRPr="00723126" w:rsidRDefault="00197223" w:rsidP="00381D63">
            <w:pPr>
              <w:keepNext/>
              <w:keepLines/>
              <w:spacing w:before="120" w:after="120"/>
              <w:rPr>
                <w:sz w:val="20"/>
                <w:szCs w:val="20"/>
                <w:lang w:val="en-GB"/>
              </w:rPr>
            </w:pPr>
            <w:r w:rsidRPr="00723126">
              <w:rPr>
                <w:sz w:val="20"/>
                <w:szCs w:val="20"/>
                <w:lang w:val="en-GB"/>
              </w:rPr>
              <w:t>3.13 (2.00) [</w:t>
            </w:r>
            <w:commentRangeStart w:id="83"/>
            <w:commentRangeStart w:id="84"/>
            <w:r w:rsidR="00D36A00" w:rsidRPr="00D60680">
              <w:rPr>
                <w:sz w:val="20"/>
                <w:szCs w:val="20"/>
                <w:lang w:val="en-GB"/>
              </w:rPr>
              <w:t>0</w:t>
            </w:r>
            <w:commentRangeEnd w:id="83"/>
            <w:r w:rsidR="00D36A00" w:rsidRPr="00D60680">
              <w:rPr>
                <w:sz w:val="20"/>
                <w:szCs w:val="20"/>
                <w:lang w:val="de-DE"/>
              </w:rPr>
              <w:commentReference w:id="83"/>
            </w:r>
            <w:commentRangeEnd w:id="84"/>
            <w:r w:rsidR="00D36A00" w:rsidRPr="00D60680">
              <w:rPr>
                <w:sz w:val="20"/>
                <w:szCs w:val="20"/>
                <w:lang w:val="de-DE"/>
              </w:rPr>
              <w:commentReference w:id="84"/>
            </w:r>
            <w:r w:rsidRPr="00723126">
              <w:rPr>
                <w:sz w:val="20"/>
                <w:szCs w:val="20"/>
                <w:lang w:val="en-GB"/>
              </w:rPr>
              <w:t>.04–12.69]</w:t>
            </w:r>
          </w:p>
        </w:tc>
      </w:tr>
      <w:tr w:rsidR="00311269" w:rsidRPr="00723126" w14:paraId="28B3680F" w14:textId="77777777" w:rsidTr="00381D63">
        <w:tc>
          <w:tcPr>
            <w:tcW w:w="5524" w:type="dxa"/>
            <w:vAlign w:val="center"/>
          </w:tcPr>
          <w:p w14:paraId="1A1CA2D7" w14:textId="796D28A9" w:rsidR="00311269" w:rsidRPr="00723126" w:rsidRDefault="00EB3352" w:rsidP="00381D63">
            <w:pPr>
              <w:keepNext/>
              <w:keepLines/>
              <w:spacing w:before="120" w:after="120"/>
              <w:rPr>
                <w:sz w:val="20"/>
                <w:szCs w:val="20"/>
                <w:lang w:val="en-GB"/>
              </w:rPr>
            </w:pPr>
            <w:r w:rsidRPr="00723126">
              <w:rPr>
                <w:sz w:val="20"/>
                <w:szCs w:val="20"/>
                <w:lang w:val="en-GB"/>
              </w:rPr>
              <w:t>Mean alcohol consumption in first EMA month (g)</w:t>
            </w:r>
          </w:p>
        </w:tc>
        <w:tc>
          <w:tcPr>
            <w:tcW w:w="3486" w:type="dxa"/>
            <w:vAlign w:val="center"/>
          </w:tcPr>
          <w:p w14:paraId="579FCE1F" w14:textId="172E33DE" w:rsidR="00311269" w:rsidRPr="00723126" w:rsidRDefault="0007338D" w:rsidP="00381D63">
            <w:pPr>
              <w:keepNext/>
              <w:keepLines/>
              <w:spacing w:before="120" w:after="120"/>
              <w:rPr>
                <w:sz w:val="20"/>
                <w:szCs w:val="20"/>
                <w:lang w:val="en-GB"/>
              </w:rPr>
            </w:pPr>
            <w:r w:rsidRPr="00723126">
              <w:rPr>
                <w:sz w:val="20"/>
                <w:szCs w:val="20"/>
                <w:lang w:val="en-GB"/>
              </w:rPr>
              <w:t>37.06 (25.10) [0–138]</w:t>
            </w:r>
          </w:p>
        </w:tc>
      </w:tr>
      <w:tr w:rsidR="00311269" w:rsidRPr="00723126" w14:paraId="5B037868" w14:textId="77777777" w:rsidTr="00381D63">
        <w:tc>
          <w:tcPr>
            <w:tcW w:w="5524" w:type="dxa"/>
            <w:tcBorders>
              <w:bottom w:val="single" w:sz="4" w:space="0" w:color="auto"/>
            </w:tcBorders>
            <w:vAlign w:val="center"/>
          </w:tcPr>
          <w:p w14:paraId="05ABD767" w14:textId="6B6898F1" w:rsidR="00311269" w:rsidRPr="00723126" w:rsidRDefault="00EB3352" w:rsidP="00381D63">
            <w:pPr>
              <w:keepNext/>
              <w:keepLines/>
              <w:spacing w:before="120" w:after="120"/>
              <w:rPr>
                <w:sz w:val="20"/>
                <w:szCs w:val="20"/>
                <w:lang w:val="en-GB"/>
              </w:rPr>
            </w:pPr>
            <w:r w:rsidRPr="00723126">
              <w:rPr>
                <w:sz w:val="20"/>
                <w:szCs w:val="20"/>
                <w:lang w:val="en-GB"/>
              </w:rPr>
              <w:t>Median</w:t>
            </w:r>
            <w:r w:rsidRPr="00723126">
              <w:rPr>
                <w:sz w:val="20"/>
                <w:szCs w:val="20"/>
                <w:lang w:val="en-GB"/>
              </w:rPr>
              <w:t xml:space="preserve"> alcohol consumption in first EMA month (</w:t>
            </w:r>
            <w:r w:rsidRPr="00723126">
              <w:rPr>
                <w:sz w:val="20"/>
                <w:szCs w:val="20"/>
                <w:lang w:val="en-GB"/>
              </w:rPr>
              <w:t>g</w:t>
            </w:r>
            <w:r w:rsidRPr="00723126">
              <w:rPr>
                <w:sz w:val="20"/>
                <w:szCs w:val="20"/>
                <w:lang w:val="en-GB"/>
              </w:rPr>
              <w:t>)</w:t>
            </w:r>
          </w:p>
        </w:tc>
        <w:tc>
          <w:tcPr>
            <w:tcW w:w="3486" w:type="dxa"/>
            <w:tcBorders>
              <w:bottom w:val="single" w:sz="4" w:space="0" w:color="auto"/>
            </w:tcBorders>
            <w:vAlign w:val="center"/>
          </w:tcPr>
          <w:p w14:paraId="2C7336A1" w14:textId="7AE6DED2" w:rsidR="00311269" w:rsidRPr="00723126" w:rsidRDefault="0007338D" w:rsidP="00381D63">
            <w:pPr>
              <w:keepNext/>
              <w:keepLines/>
              <w:spacing w:before="120" w:after="120"/>
              <w:rPr>
                <w:sz w:val="20"/>
                <w:szCs w:val="20"/>
                <w:lang w:val="en-GB"/>
              </w:rPr>
            </w:pPr>
            <w:r w:rsidRPr="00723126">
              <w:rPr>
                <w:sz w:val="20"/>
                <w:szCs w:val="20"/>
                <w:lang w:val="en-GB"/>
              </w:rPr>
              <w:t>27.66</w:t>
            </w:r>
            <w:r w:rsidR="00723126" w:rsidRPr="00723126">
              <w:rPr>
                <w:sz w:val="20"/>
                <w:szCs w:val="20"/>
                <w:lang w:val="en-GB"/>
              </w:rPr>
              <w:t xml:space="preserve"> (29.41) [0-160]</w:t>
            </w:r>
          </w:p>
        </w:tc>
      </w:tr>
    </w:tbl>
    <w:p w14:paraId="7AFFA14E" w14:textId="7AEF7BB3" w:rsidR="00311269" w:rsidRPr="00F82219" w:rsidRDefault="00723126" w:rsidP="00F82219">
      <w:pPr>
        <w:pStyle w:val="Caption"/>
        <w:spacing w:before="120" w:line="480" w:lineRule="auto"/>
        <w:jc w:val="both"/>
        <w:rPr>
          <w:sz w:val="20"/>
          <w:szCs w:val="20"/>
          <w:lang w:val="en-US"/>
        </w:rPr>
      </w:pPr>
      <w:ins w:id="85" w:author="Hilmar Zech" w:date="2022-01-26T20:36:00Z">
        <w:r w:rsidRPr="00B20D2F">
          <w:rPr>
            <w:b/>
            <w:bCs/>
            <w:i w:val="0"/>
            <w:iCs w:val="0"/>
            <w:color w:val="000000" w:themeColor="text1"/>
            <w:sz w:val="20"/>
            <w:szCs w:val="20"/>
            <w:lang w:val="en-US"/>
          </w:rPr>
          <w:t xml:space="preserve">Table </w:t>
        </w:r>
      </w:ins>
      <w:r>
        <w:rPr>
          <w:b/>
          <w:bCs/>
          <w:i w:val="0"/>
          <w:iCs w:val="0"/>
          <w:color w:val="000000" w:themeColor="text1"/>
          <w:sz w:val="20"/>
          <w:szCs w:val="20"/>
          <w:lang w:val="en-US"/>
        </w:rPr>
        <w:t>1</w:t>
      </w:r>
      <w:ins w:id="86" w:author="Hilmar Zech" w:date="2022-01-26T20:36:00Z">
        <w:r w:rsidRPr="00B20D2F">
          <w:rPr>
            <w:b/>
            <w:bCs/>
            <w:i w:val="0"/>
            <w:iCs w:val="0"/>
            <w:color w:val="000000" w:themeColor="text1"/>
            <w:sz w:val="20"/>
            <w:szCs w:val="20"/>
            <w:lang w:val="en-US"/>
          </w:rPr>
          <w:t xml:space="preserve">. </w:t>
        </w:r>
      </w:ins>
      <w:r>
        <w:rPr>
          <w:b/>
          <w:bCs/>
          <w:i w:val="0"/>
          <w:iCs w:val="0"/>
          <w:color w:val="000000" w:themeColor="text1"/>
          <w:sz w:val="20"/>
          <w:szCs w:val="20"/>
          <w:lang w:val="en-US"/>
        </w:rPr>
        <w:t>Participant characteristics</w:t>
      </w:r>
      <w:ins w:id="87" w:author="Hilmar Zech" w:date="2022-01-26T20:36:00Z">
        <w:r w:rsidRPr="00B20D2F">
          <w:rPr>
            <w:b/>
            <w:bCs/>
            <w:i w:val="0"/>
            <w:iCs w:val="0"/>
            <w:color w:val="000000" w:themeColor="text1"/>
            <w:sz w:val="20"/>
            <w:szCs w:val="20"/>
            <w:lang w:val="en-US"/>
          </w:rPr>
          <w:t>.</w:t>
        </w:r>
      </w:ins>
      <w:r w:rsidR="00381D63">
        <w:rPr>
          <w:b/>
          <w:bCs/>
          <w:i w:val="0"/>
          <w:iCs w:val="0"/>
          <w:color w:val="000000" w:themeColor="text1"/>
          <w:sz w:val="20"/>
          <w:szCs w:val="20"/>
          <w:lang w:val="en-US"/>
        </w:rPr>
        <w:t xml:space="preserve"> </w:t>
      </w:r>
      <w:r w:rsidR="00381D63">
        <w:rPr>
          <w:i w:val="0"/>
          <w:iCs w:val="0"/>
          <w:color w:val="000000" w:themeColor="text1"/>
          <w:sz w:val="20"/>
          <w:szCs w:val="20"/>
          <w:lang w:val="en-US"/>
        </w:rPr>
        <w:t>This table shows participant characteristics of the sample.</w:t>
      </w:r>
    </w:p>
    <w:p w14:paraId="6DAC74E0" w14:textId="77777777" w:rsidR="00D44063" w:rsidRDefault="00D44063" w:rsidP="000F6885">
      <w:pPr>
        <w:spacing w:line="480" w:lineRule="auto"/>
        <w:outlineLvl w:val="1"/>
        <w:rPr>
          <w:ins w:id="88" w:author="Deserno, Lorenz" w:date="2022-01-18T11:41:00Z"/>
          <w:b/>
          <w:bCs/>
          <w:lang w:val="en-US"/>
        </w:rPr>
      </w:pPr>
    </w:p>
    <w:p w14:paraId="1274A486" w14:textId="23834BF9" w:rsidR="000F6885" w:rsidRDefault="00035A7B" w:rsidP="000F6885">
      <w:pPr>
        <w:spacing w:line="480" w:lineRule="auto"/>
        <w:outlineLvl w:val="1"/>
        <w:rPr>
          <w:b/>
          <w:bCs/>
          <w:lang w:val="en-US"/>
        </w:rPr>
      </w:pPr>
      <w:r>
        <w:rPr>
          <w:b/>
          <w:bCs/>
          <w:lang w:val="en-US"/>
        </w:rPr>
        <w:t xml:space="preserve">EMA </w:t>
      </w:r>
      <w:r w:rsidR="000F6885">
        <w:rPr>
          <w:b/>
          <w:bCs/>
          <w:lang w:val="en-US"/>
        </w:rPr>
        <w:t>Procedure</w:t>
      </w:r>
      <w:r>
        <w:rPr>
          <w:b/>
          <w:bCs/>
          <w:lang w:val="en-US"/>
        </w:rPr>
        <w:t>s</w:t>
      </w:r>
      <w:r w:rsidR="00A270AB">
        <w:rPr>
          <w:b/>
          <w:bCs/>
          <w:lang w:val="en-US"/>
        </w:rPr>
        <w:t>.</w:t>
      </w:r>
      <w:r>
        <w:rPr>
          <w:b/>
          <w:bCs/>
          <w:lang w:val="en-US"/>
        </w:rPr>
        <w:t xml:space="preserve"> </w:t>
      </w:r>
    </w:p>
    <w:p w14:paraId="54D6625C" w14:textId="441192B2" w:rsidR="00AE7291" w:rsidRDefault="00035A7B" w:rsidP="004B70AA">
      <w:pPr>
        <w:spacing w:line="480" w:lineRule="auto"/>
        <w:outlineLvl w:val="2"/>
        <w:rPr>
          <w:iCs/>
          <w:lang w:val="en-US"/>
        </w:rPr>
      </w:pPr>
      <w:r>
        <w:rPr>
          <w:lang w:val="en-US"/>
        </w:rPr>
        <w:t xml:space="preserve">The </w:t>
      </w:r>
      <w:r w:rsidR="00BD08F2">
        <w:rPr>
          <w:lang w:val="en-US"/>
        </w:rPr>
        <w:t xml:space="preserve">1-year </w:t>
      </w:r>
      <w:r>
        <w:rPr>
          <w:lang w:val="en-US"/>
        </w:rPr>
        <w:t xml:space="preserve">EMA study was running entirely through the </w:t>
      </w:r>
      <w:r w:rsidR="00BD08F2">
        <w:rPr>
          <w:lang w:val="en-US"/>
        </w:rPr>
        <w:t xml:space="preserve">interface of the </w:t>
      </w:r>
      <w:proofErr w:type="spellStart"/>
      <w:r>
        <w:rPr>
          <w:lang w:val="en-US"/>
        </w:rPr>
        <w:t>Movisense</w:t>
      </w:r>
      <w:proofErr w:type="spellEnd"/>
      <w:r>
        <w:rPr>
          <w:lang w:val="en-US"/>
        </w:rPr>
        <w:t xml:space="preserve"> </w:t>
      </w:r>
      <w:r w:rsidR="00BD08F2">
        <w:rPr>
          <w:lang w:val="en-US"/>
        </w:rPr>
        <w:t xml:space="preserve">app. </w:t>
      </w:r>
      <w:r>
        <w:rPr>
          <w:lang w:val="en-US"/>
        </w:rPr>
        <w:t xml:space="preserve">The GBE app customized for this study to assess four cognitive-motivational tasks </w:t>
      </w:r>
      <w:r w:rsidR="00BD08F2">
        <w:rPr>
          <w:lang w:val="en-US"/>
        </w:rPr>
        <w:t xml:space="preserve">(see subsequent section) </w:t>
      </w:r>
      <w:r>
        <w:rPr>
          <w:lang w:val="en-US"/>
        </w:rPr>
        <w:t>could not be used by the participant</w:t>
      </w:r>
      <w:r w:rsidR="00BD08F2">
        <w:rPr>
          <w:lang w:val="en-US"/>
        </w:rPr>
        <w:t>s</w:t>
      </w:r>
      <w:r>
        <w:rPr>
          <w:lang w:val="en-US"/>
        </w:rPr>
        <w:t xml:space="preserve"> themselves. Instead, </w:t>
      </w:r>
      <w:r w:rsidR="00BD08F2">
        <w:rPr>
          <w:lang w:val="en-US"/>
        </w:rPr>
        <w:t>use of</w:t>
      </w:r>
      <w:r>
        <w:rPr>
          <w:lang w:val="en-US"/>
        </w:rPr>
        <w:t xml:space="preserve"> </w:t>
      </w:r>
      <w:r w:rsidR="00BD08F2">
        <w:rPr>
          <w:lang w:val="en-US"/>
        </w:rPr>
        <w:t xml:space="preserve">the </w:t>
      </w:r>
      <w:r>
        <w:rPr>
          <w:lang w:val="en-US"/>
        </w:rPr>
        <w:t xml:space="preserve">customized GBE app was only initiated through the </w:t>
      </w:r>
      <w:proofErr w:type="spellStart"/>
      <w:r>
        <w:rPr>
          <w:lang w:val="en-US"/>
        </w:rPr>
        <w:t>Movisens</w:t>
      </w:r>
      <w:proofErr w:type="spellEnd"/>
      <w:r>
        <w:rPr>
          <w:lang w:val="en-US"/>
        </w:rPr>
        <w:t xml:space="preserve"> app. </w:t>
      </w:r>
      <w:ins w:id="89" w:author="Hilmar Zech" w:date="2022-01-26T12:14:00Z">
        <w:r w:rsidR="00E43A95">
          <w:rPr>
            <w:lang w:val="en-US"/>
          </w:rPr>
          <w:t>During each GBE-session</w:t>
        </w:r>
      </w:ins>
      <w:ins w:id="90" w:author="Hilmar Zech" w:date="2022-01-26T12:13:00Z">
        <w:r w:rsidR="00FC41A5">
          <w:rPr>
            <w:lang w:val="en-US"/>
          </w:rPr>
          <w:t xml:space="preserve">, the four tasks were completed in random order.  </w:t>
        </w:r>
      </w:ins>
      <w:r w:rsidR="00BD08F2">
        <w:rPr>
          <w:lang w:val="en-US"/>
        </w:rPr>
        <w:t>O</w:t>
      </w:r>
      <w:r w:rsidR="000F6885">
        <w:rPr>
          <w:lang w:val="en-US"/>
        </w:rPr>
        <w:t xml:space="preserve">n the first Monday after the basic assessment, </w:t>
      </w:r>
      <w:r w:rsidR="00BD08F2">
        <w:rPr>
          <w:lang w:val="en-US"/>
        </w:rPr>
        <w:t xml:space="preserve">the EMA study started. </w:t>
      </w:r>
      <w:ins w:id="91" w:author="Hilmar Zech" w:date="2022-01-26T12:10:00Z">
        <w:r w:rsidR="00F1762D">
          <w:rPr>
            <w:lang w:val="en-US"/>
          </w:rPr>
          <w:t xml:space="preserve">On this day, participants completed </w:t>
        </w:r>
      </w:ins>
      <w:ins w:id="92" w:author="Hilmar Zech" w:date="2022-01-26T12:14:00Z">
        <w:r w:rsidR="00FC41A5">
          <w:rPr>
            <w:lang w:val="en-US"/>
          </w:rPr>
          <w:t xml:space="preserve">two </w:t>
        </w:r>
      </w:ins>
      <w:ins w:id="93" w:author="Hilmar Zech" w:date="2022-01-26T12:15:00Z">
        <w:r w:rsidR="00E43A95">
          <w:rPr>
            <w:lang w:val="en-US"/>
          </w:rPr>
          <w:t>GBE-sessions right after each other</w:t>
        </w:r>
      </w:ins>
      <w:ins w:id="94" w:author="Hilmar Zech" w:date="2022-01-26T12:11:00Z">
        <w:r w:rsidR="001A30F9">
          <w:rPr>
            <w:lang w:val="en-US"/>
          </w:rPr>
          <w:t xml:space="preserve">. </w:t>
        </w:r>
      </w:ins>
      <w:ins w:id="95" w:author="Hilmar Zech" w:date="2022-01-26T12:15:00Z">
        <w:r w:rsidR="00E43A95">
          <w:rPr>
            <w:lang w:val="en-US"/>
          </w:rPr>
          <w:t>Next, p</w:t>
        </w:r>
      </w:ins>
      <w:ins w:id="96" w:author="Hilmar Zech" w:date="2022-01-26T12:11:00Z">
        <w:r w:rsidR="001A30F9">
          <w:rPr>
            <w:lang w:val="en-US"/>
          </w:rPr>
          <w:t>articipants</w:t>
        </w:r>
      </w:ins>
      <w:ins w:id="97" w:author="Hilmar Zech" w:date="2022-01-26T12:15:00Z">
        <w:r w:rsidR="00E43A95">
          <w:rPr>
            <w:lang w:val="en-US"/>
          </w:rPr>
          <w:t xml:space="preserve"> </w:t>
        </w:r>
      </w:ins>
      <w:ins w:id="98" w:author="Hilmar Zech" w:date="2022-01-26T12:11:00Z">
        <w:r w:rsidR="001A30F9">
          <w:rPr>
            <w:lang w:val="en-US"/>
          </w:rPr>
          <w:t>indicated during which weekday</w:t>
        </w:r>
      </w:ins>
      <w:ins w:id="99" w:author="Hilmar Zech" w:date="2022-01-26T12:12:00Z">
        <w:r w:rsidR="0005468E">
          <w:rPr>
            <w:lang w:val="en-US"/>
          </w:rPr>
          <w:t xml:space="preserve"> and at which time of the day</w:t>
        </w:r>
      </w:ins>
      <w:ins w:id="100" w:author="Hilmar Zech" w:date="2022-01-26T12:11:00Z">
        <w:r w:rsidR="001A30F9">
          <w:rPr>
            <w:lang w:val="en-US"/>
          </w:rPr>
          <w:t xml:space="preserve"> </w:t>
        </w:r>
        <w:r w:rsidR="0005468E">
          <w:rPr>
            <w:lang w:val="en-US"/>
          </w:rPr>
          <w:t xml:space="preserve">they </w:t>
        </w:r>
      </w:ins>
      <w:ins w:id="101" w:author="Hilmar Zech" w:date="2022-01-26T12:12:00Z">
        <w:r w:rsidR="0005468E">
          <w:rPr>
            <w:lang w:val="en-US"/>
          </w:rPr>
          <w:t xml:space="preserve">are least likely to consume alcohol.  </w:t>
        </w:r>
      </w:ins>
      <w:ins w:id="102" w:author="Hilmar Zech" w:date="2022-01-26T12:18:00Z">
        <w:r w:rsidR="00040C74">
          <w:rPr>
            <w:lang w:val="en-US"/>
          </w:rPr>
          <w:t xml:space="preserve">Throughout the following </w:t>
        </w:r>
      </w:ins>
      <w:commentRangeStart w:id="103"/>
      <w:commentRangeStart w:id="104"/>
      <w:commentRangeStart w:id="105"/>
      <w:ins w:id="106" w:author="Hilmar Zech" w:date="2022-01-26T12:20:00Z">
        <w:r w:rsidR="00104304">
          <w:rPr>
            <w:lang w:val="en-US"/>
          </w:rPr>
          <w:t>year</w:t>
        </w:r>
        <w:commentRangeEnd w:id="103"/>
        <w:r w:rsidR="00104304">
          <w:rPr>
            <w:rStyle w:val="CommentReference"/>
          </w:rPr>
          <w:commentReference w:id="103"/>
        </w:r>
        <w:commentRangeEnd w:id="104"/>
        <w:r w:rsidR="00104304">
          <w:rPr>
            <w:rStyle w:val="CommentReference"/>
          </w:rPr>
          <w:commentReference w:id="104"/>
        </w:r>
      </w:ins>
      <w:commentRangeEnd w:id="105"/>
      <w:r w:rsidR="00F82219">
        <w:rPr>
          <w:rStyle w:val="CommentReference"/>
        </w:rPr>
        <w:commentReference w:id="105"/>
      </w:r>
      <w:ins w:id="107" w:author="Hilmar Zech" w:date="2022-01-26T12:18:00Z">
        <w:r w:rsidR="00040C74">
          <w:rPr>
            <w:lang w:val="en-US"/>
          </w:rPr>
          <w:t xml:space="preserve">, participants were </w:t>
        </w:r>
      </w:ins>
      <w:ins w:id="108" w:author="Hilmar Zech" w:date="2022-01-26T12:20:00Z">
        <w:r w:rsidR="00FF6DEE">
          <w:rPr>
            <w:lang w:val="en-US"/>
          </w:rPr>
          <w:t>notified</w:t>
        </w:r>
      </w:ins>
      <w:ins w:id="109" w:author="Hilmar Zech" w:date="2022-01-26T12:18:00Z">
        <w:r w:rsidR="00040C74">
          <w:rPr>
            <w:lang w:val="en-US"/>
          </w:rPr>
          <w:t xml:space="preserve"> every four weeks on </w:t>
        </w:r>
      </w:ins>
      <w:ins w:id="110" w:author="Hilmar Zech" w:date="2022-01-26T12:19:00Z">
        <w:r w:rsidR="00040C74">
          <w:rPr>
            <w:lang w:val="en-US"/>
          </w:rPr>
          <w:t>the indicated</w:t>
        </w:r>
      </w:ins>
      <w:ins w:id="111" w:author="Hilmar Zech" w:date="2022-01-26T12:18:00Z">
        <w:r w:rsidR="00040C74">
          <w:rPr>
            <w:lang w:val="en-US"/>
          </w:rPr>
          <w:t xml:space="preserve"> weekday </w:t>
        </w:r>
      </w:ins>
      <w:ins w:id="112" w:author="Hilmar Zech" w:date="2022-01-26T12:19:00Z">
        <w:r w:rsidR="00040C74">
          <w:rPr>
            <w:lang w:val="en-US"/>
          </w:rPr>
          <w:t>and</w:t>
        </w:r>
      </w:ins>
      <w:ins w:id="113" w:author="Hilmar Zech" w:date="2022-01-26T12:18:00Z">
        <w:r w:rsidR="00040C74">
          <w:rPr>
            <w:lang w:val="en-US"/>
          </w:rPr>
          <w:t xml:space="preserve"> time</w:t>
        </w:r>
      </w:ins>
      <w:ins w:id="114" w:author="Hilmar Zech" w:date="2022-01-26T12:19:00Z">
        <w:r w:rsidR="00040C74">
          <w:rPr>
            <w:lang w:val="en-US"/>
          </w:rPr>
          <w:t xml:space="preserve"> to complete one </w:t>
        </w:r>
        <w:r w:rsidR="00104304">
          <w:rPr>
            <w:lang w:val="en-US"/>
          </w:rPr>
          <w:t>GBE-session.</w:t>
        </w:r>
      </w:ins>
      <w:ins w:id="115" w:author="Hilmar Zech" w:date="2022-01-26T12:18:00Z">
        <w:r w:rsidR="00040C74">
          <w:rPr>
            <w:lang w:val="en-US"/>
          </w:rPr>
          <w:t xml:space="preserve">  </w:t>
        </w:r>
      </w:ins>
      <w:del w:id="116" w:author="Hilmar Zech" w:date="2022-01-26T12:15:00Z">
        <w:r w:rsidR="00BD08F2" w:rsidDel="00224760">
          <w:rPr>
            <w:lang w:val="en-US"/>
          </w:rPr>
          <w:delText>Subsequently</w:delText>
        </w:r>
      </w:del>
      <w:ins w:id="117" w:author="Hilmar Zech" w:date="2022-01-26T12:19:00Z">
        <w:r w:rsidR="00104304">
          <w:rPr>
            <w:lang w:val="en-US"/>
          </w:rPr>
          <w:t>Throughout the same period</w:t>
        </w:r>
      </w:ins>
      <w:r w:rsidR="00BD08F2">
        <w:rPr>
          <w:lang w:val="en-US"/>
        </w:rPr>
        <w:t xml:space="preserve">, </w:t>
      </w:r>
      <w:del w:id="118" w:author="Hilmar Zech" w:date="2022-01-26T12:19:00Z">
        <w:r w:rsidR="00BD08F2" w:rsidDel="00104304">
          <w:rPr>
            <w:lang w:val="en-US"/>
          </w:rPr>
          <w:delText xml:space="preserve">patients </w:delText>
        </w:r>
      </w:del>
      <w:ins w:id="119" w:author="Hilmar Zech" w:date="2022-01-26T12:19:00Z">
        <w:r w:rsidR="00104304">
          <w:rPr>
            <w:lang w:val="en-US"/>
          </w:rPr>
          <w:t>participants also</w:t>
        </w:r>
        <w:r w:rsidR="00104304">
          <w:rPr>
            <w:lang w:val="en-US"/>
          </w:rPr>
          <w:t xml:space="preserve"> </w:t>
        </w:r>
      </w:ins>
      <w:r w:rsidR="00BD08F2">
        <w:rPr>
          <w:lang w:val="en-US"/>
        </w:rPr>
        <w:t>completed several subjective reports on their smartphone every two days</w:t>
      </w:r>
      <w:del w:id="120" w:author="Hilmar Zech" w:date="2022-01-26T12:09:00Z">
        <w:r w:rsidR="00AE7291" w:rsidDel="004C06E4">
          <w:rPr>
            <w:lang w:val="en-US"/>
          </w:rPr>
          <w:delText xml:space="preserve">. </w:delText>
        </w:r>
      </w:del>
      <w:ins w:id="121" w:author="Hilmar Zech" w:date="2022-01-26T12:09:00Z">
        <w:r w:rsidR="004C06E4">
          <w:rPr>
            <w:lang w:val="en-US"/>
          </w:rPr>
          <w:t xml:space="preserve">. </w:t>
        </w:r>
      </w:ins>
      <w:r w:rsidR="00AE7291">
        <w:rPr>
          <w:lang w:val="en-US"/>
        </w:rPr>
        <w:t>In the present study</w:t>
      </w:r>
      <w:ins w:id="122" w:author="Hilmar Zech" w:date="2022-01-26T12:19:00Z">
        <w:r w:rsidR="00104304">
          <w:rPr>
            <w:lang w:val="en-US"/>
          </w:rPr>
          <w:t>,</w:t>
        </w:r>
      </w:ins>
      <w:r w:rsidR="00AE7291">
        <w:rPr>
          <w:lang w:val="en-US"/>
        </w:rPr>
        <w:t xml:space="preserve"> we include </w:t>
      </w:r>
      <w:r w:rsidR="00BD08F2">
        <w:rPr>
          <w:lang w:val="en-US"/>
        </w:rPr>
        <w:t>reports on</w:t>
      </w:r>
      <w:r w:rsidR="00AE7291">
        <w:rPr>
          <w:lang w:val="en-US"/>
        </w:rPr>
        <w:t xml:space="preserve"> alcohol consumption. For that purpose, participants </w:t>
      </w:r>
      <w:r w:rsidR="00AE7291">
        <w:rPr>
          <w:iCs/>
          <w:lang w:val="en-US"/>
        </w:rPr>
        <w:t xml:space="preserve">were asked to indicate how many drinks from a list of commonly consumed alcoholic drinks they consumed the last day and the day before the last day. This provided a daily measure of alcohol consumption in </w:t>
      </w:r>
      <w:commentRangeStart w:id="123"/>
      <w:commentRangeStart w:id="124"/>
      <w:r w:rsidR="00AE7291">
        <w:rPr>
          <w:iCs/>
          <w:lang w:val="en-US"/>
        </w:rPr>
        <w:t>g</w:t>
      </w:r>
      <w:commentRangeEnd w:id="123"/>
      <w:r w:rsidR="00AE7291">
        <w:rPr>
          <w:rStyle w:val="CommentReference"/>
        </w:rPr>
        <w:commentReference w:id="123"/>
      </w:r>
      <w:commentRangeEnd w:id="124"/>
      <w:r w:rsidR="0071214F">
        <w:rPr>
          <w:rStyle w:val="CommentReference"/>
        </w:rPr>
        <w:commentReference w:id="124"/>
      </w:r>
      <w:r w:rsidR="00AE7291">
        <w:rPr>
          <w:iCs/>
          <w:lang w:val="en-US"/>
        </w:rPr>
        <w:t xml:space="preserve">. Wording of the question can be found in supplemental material. </w:t>
      </w:r>
    </w:p>
    <w:p w14:paraId="2FE27A33" w14:textId="6C01BA08" w:rsidR="00AE7291" w:rsidDel="00FF6DEE" w:rsidRDefault="00BD08F2" w:rsidP="00AE7291">
      <w:pPr>
        <w:spacing w:line="480" w:lineRule="auto"/>
        <w:outlineLvl w:val="1"/>
        <w:rPr>
          <w:del w:id="125" w:author="Hilmar Zech" w:date="2022-01-26T12:20:00Z"/>
          <w:lang w:val="en-US"/>
        </w:rPr>
      </w:pPr>
      <w:del w:id="126" w:author="Hilmar Zech" w:date="2022-01-26T12:20:00Z">
        <w:r w:rsidDel="00FF6DEE">
          <w:rPr>
            <w:lang w:val="en-US"/>
          </w:rPr>
          <w:delText xml:space="preserve">On the first Monday, </w:delText>
        </w:r>
        <w:r w:rsidR="000F6885" w:rsidDel="00FF6DEE">
          <w:rPr>
            <w:lang w:val="en-US"/>
          </w:rPr>
          <w:delText xml:space="preserve">participants completed each </w:delText>
        </w:r>
        <w:r w:rsidDel="00FF6DEE">
          <w:rPr>
            <w:lang w:val="en-US"/>
          </w:rPr>
          <w:delText xml:space="preserve">of the four cognitive-motivational </w:delText>
        </w:r>
        <w:r w:rsidR="000F6885" w:rsidDel="00FF6DEE">
          <w:rPr>
            <w:lang w:val="en-US"/>
          </w:rPr>
          <w:delText>task</w:delText>
        </w:r>
        <w:r w:rsidDel="00FF6DEE">
          <w:rPr>
            <w:lang w:val="en-US"/>
          </w:rPr>
          <w:delText>s</w:delText>
        </w:r>
        <w:r w:rsidR="000F6885" w:rsidDel="00FF6DEE">
          <w:rPr>
            <w:lang w:val="en-US"/>
          </w:rPr>
          <w:delText xml:space="preserve"> </w:delText>
        </w:r>
        <w:commentRangeStart w:id="127"/>
        <w:r w:rsidR="000F6885" w:rsidDel="00FF6DEE">
          <w:rPr>
            <w:lang w:val="en-US"/>
          </w:rPr>
          <w:delText>twice</w:delText>
        </w:r>
        <w:commentRangeEnd w:id="127"/>
        <w:r w:rsidR="00D57063" w:rsidDel="00FF6DEE">
          <w:rPr>
            <w:rStyle w:val="CommentReference"/>
          </w:rPr>
          <w:commentReference w:id="127"/>
        </w:r>
      </w:del>
      <w:del w:id="128" w:author="Hilmar Zech" w:date="2022-01-26T12:09:00Z">
        <w:r w:rsidR="000F6885" w:rsidDel="004C06E4">
          <w:rPr>
            <w:lang w:val="en-US"/>
          </w:rPr>
          <w:delText xml:space="preserve">.  </w:delText>
        </w:r>
      </w:del>
      <w:del w:id="129" w:author="Hilmar Zech" w:date="2022-01-26T12:20:00Z">
        <w:r w:rsidDel="00FF6DEE">
          <w:rPr>
            <w:lang w:val="en-US"/>
          </w:rPr>
          <w:delText xml:space="preserve">This was included for the purpose of assessing reliability. </w:delText>
        </w:r>
        <w:r w:rsidR="000F6885" w:rsidDel="00FF6DEE">
          <w:rPr>
            <w:lang w:val="en-US"/>
          </w:rPr>
          <w:delText>Subsequently, participants completed each task once every month for a period of one</w:delText>
        </w:r>
        <w:r w:rsidR="000F6885" w:rsidDel="00104304">
          <w:rPr>
            <w:lang w:val="en-US"/>
          </w:rPr>
          <w:delText xml:space="preserve"> </w:delText>
        </w:r>
        <w:commentRangeStart w:id="130"/>
        <w:commentRangeStart w:id="131"/>
        <w:r w:rsidR="000F6885" w:rsidDel="00104304">
          <w:rPr>
            <w:lang w:val="en-US"/>
          </w:rPr>
          <w:delText>year</w:delText>
        </w:r>
        <w:commentRangeEnd w:id="130"/>
        <w:r w:rsidR="006F6223" w:rsidDel="00104304">
          <w:rPr>
            <w:rStyle w:val="CommentReference"/>
          </w:rPr>
          <w:commentReference w:id="130"/>
        </w:r>
        <w:commentRangeEnd w:id="131"/>
        <w:r w:rsidR="006F6223" w:rsidDel="00104304">
          <w:rPr>
            <w:rStyle w:val="CommentReference"/>
          </w:rPr>
          <w:commentReference w:id="131"/>
        </w:r>
      </w:del>
      <w:del w:id="132" w:author="Hilmar Zech" w:date="2022-01-26T12:09:00Z">
        <w:r w:rsidR="000F6885" w:rsidDel="004C06E4">
          <w:rPr>
            <w:lang w:val="en-US"/>
          </w:rPr>
          <w:delText xml:space="preserve">.  </w:delText>
        </w:r>
      </w:del>
    </w:p>
    <w:p w14:paraId="2BEB3677" w14:textId="77777777" w:rsidR="00D44063" w:rsidRDefault="00D44063" w:rsidP="00AE7291">
      <w:pPr>
        <w:spacing w:line="480" w:lineRule="auto"/>
        <w:outlineLvl w:val="1"/>
        <w:rPr>
          <w:lang w:val="en-US"/>
        </w:rPr>
      </w:pPr>
    </w:p>
    <w:p w14:paraId="30C7BD35" w14:textId="3F9C8E95" w:rsidR="00AE7291" w:rsidRPr="0023281F" w:rsidRDefault="00AE7291" w:rsidP="00AE7291">
      <w:pPr>
        <w:spacing w:line="480" w:lineRule="auto"/>
        <w:outlineLvl w:val="1"/>
        <w:rPr>
          <w:b/>
          <w:bCs/>
          <w:lang w:val="en-US"/>
        </w:rPr>
      </w:pPr>
      <w:r>
        <w:rPr>
          <w:b/>
          <w:bCs/>
          <w:lang w:val="en-US"/>
        </w:rPr>
        <w:t xml:space="preserve">Smartphone-based cognitive-motivational tasks. </w:t>
      </w:r>
    </w:p>
    <w:p w14:paraId="2579EA3F" w14:textId="35086493" w:rsidR="00AE7291" w:rsidRDefault="006F6223" w:rsidP="0023281F">
      <w:pPr>
        <w:spacing w:line="480" w:lineRule="auto"/>
        <w:ind w:firstLine="720"/>
        <w:outlineLvl w:val="2"/>
        <w:rPr>
          <w:ins w:id="133" w:author="Deserno, Lorenz" w:date="2022-01-18T10:17:00Z"/>
          <w:lang w:val="en-US"/>
        </w:rPr>
      </w:pPr>
      <w:r>
        <w:rPr>
          <w:b/>
          <w:bCs/>
          <w:i/>
          <w:iCs/>
          <w:lang w:val="en-US"/>
        </w:rPr>
        <w:t xml:space="preserve">Stop Signal Task. </w:t>
      </w:r>
      <w:r>
        <w:rPr>
          <w:iCs/>
          <w:lang w:val="en-US"/>
        </w:rPr>
        <w:t xml:space="preserve">During the Stop Signal Task (SST; </w:t>
      </w:r>
      <w:r w:rsidRPr="001C1EF6">
        <w:rPr>
          <w:lang w:val="en-US"/>
        </w:rPr>
        <w:t>Smittenaar et al.</w:t>
      </w:r>
      <w:r>
        <w:rPr>
          <w:lang w:val="en-US"/>
        </w:rPr>
        <w:t xml:space="preserve">, </w:t>
      </w:r>
      <w:r w:rsidRPr="001C1EF6">
        <w:rPr>
          <w:lang w:val="en-US"/>
        </w:rPr>
        <w:t>2015</w:t>
      </w:r>
      <w:r>
        <w:rPr>
          <w:lang w:val="en-US"/>
        </w:rPr>
        <w:t>), participants tapped left or right on their smartphone screen to collect fruits falling a tree (</w:t>
      </w:r>
      <w:r w:rsidRPr="0034642E">
        <w:rPr>
          <w:lang w:val="en-US"/>
        </w:rPr>
        <w:fldChar w:fldCharType="begin"/>
      </w:r>
      <w:r w:rsidRPr="0034642E">
        <w:rPr>
          <w:lang w:val="en-US"/>
        </w:rPr>
        <w:instrText xml:space="preserve"> REF _Ref92621402 \h </w:instrText>
      </w:r>
      <w:r w:rsidRPr="008F3DFD">
        <w:rPr>
          <w:lang w:val="en-US"/>
        </w:rPr>
        <w:instrText xml:space="preserve"> \* MERGEFORMAT </w:instrText>
      </w:r>
      <w:r w:rsidRPr="0034642E">
        <w:rPr>
          <w:lang w:val="en-US"/>
        </w:rPr>
      </w:r>
      <w:r w:rsidRPr="0034642E">
        <w:rPr>
          <w:lang w:val="en-US"/>
        </w:rPr>
        <w:fldChar w:fldCharType="separate"/>
      </w:r>
      <w:r w:rsidRPr="008F3DFD">
        <w:rPr>
          <w:color w:val="000000" w:themeColor="text1"/>
          <w:lang w:val="en-US"/>
        </w:rPr>
        <w:t xml:space="preserve">Fig. </w:t>
      </w:r>
      <w:r w:rsidRPr="008F3DFD">
        <w:rPr>
          <w:noProof/>
          <w:color w:val="000000" w:themeColor="text1"/>
          <w:lang w:val="en-US"/>
        </w:rPr>
        <w:t>1</w:t>
      </w:r>
      <w:r w:rsidRPr="0034642E">
        <w:rPr>
          <w:lang w:val="en-US"/>
        </w:rPr>
        <w:fldChar w:fldCharType="end"/>
      </w:r>
      <w:r>
        <w:rPr>
          <w:lang w:val="en-US"/>
        </w:rPr>
        <w:t>A)</w:t>
      </w:r>
      <w:del w:id="134" w:author="Hilmar Zech" w:date="2022-01-26T12:09:00Z">
        <w:r w:rsidDel="004C06E4">
          <w:rPr>
            <w:lang w:val="en-US"/>
          </w:rPr>
          <w:delText xml:space="preserve">.  </w:delText>
        </w:r>
      </w:del>
      <w:ins w:id="135" w:author="Hilmar Zech" w:date="2022-01-26T12:09:00Z">
        <w:r w:rsidR="004C06E4">
          <w:rPr>
            <w:lang w:val="en-US"/>
          </w:rPr>
          <w:t xml:space="preserve">. </w:t>
        </w:r>
      </w:ins>
      <w:r>
        <w:rPr>
          <w:lang w:val="en-US"/>
        </w:rPr>
        <w:t>Each trial began with two fruits hanging at the top of the screen for one to three seconds (randomly selected from a uniform distribution)</w:t>
      </w:r>
      <w:del w:id="136" w:author="Hilmar Zech" w:date="2022-01-26T12:09:00Z">
        <w:r w:rsidDel="004C06E4">
          <w:rPr>
            <w:lang w:val="en-US"/>
          </w:rPr>
          <w:delText xml:space="preserve">.  </w:delText>
        </w:r>
      </w:del>
      <w:ins w:id="137" w:author="Hilmar Zech" w:date="2022-01-26T12:09:00Z">
        <w:r w:rsidR="004C06E4">
          <w:rPr>
            <w:lang w:val="en-US"/>
          </w:rPr>
          <w:t xml:space="preserve">. </w:t>
        </w:r>
      </w:ins>
      <w:r>
        <w:rPr>
          <w:lang w:val="en-US"/>
        </w:rPr>
        <w:t xml:space="preserve">Next, one of the fruits fell down and passed over one of two circles indicating the time during which participants should collect the fruit through tapping (Go-Trials with a response window spanning from 500 to 800 ms after </w:t>
      </w:r>
      <w:r>
        <w:rPr>
          <w:lang w:val="en-US"/>
        </w:rPr>
        <w:lastRenderedPageBreak/>
        <w:t>stimulus onset)</w:t>
      </w:r>
      <w:del w:id="138" w:author="Hilmar Zech" w:date="2022-01-26T12:09:00Z">
        <w:r w:rsidDel="004C06E4">
          <w:rPr>
            <w:lang w:val="en-US"/>
          </w:rPr>
          <w:delText xml:space="preserve">.  </w:delText>
        </w:r>
      </w:del>
      <w:ins w:id="139" w:author="Hilmar Zech" w:date="2022-01-26T12:09:00Z">
        <w:r w:rsidR="004C06E4">
          <w:rPr>
            <w:lang w:val="en-US"/>
          </w:rPr>
          <w:t xml:space="preserve">. </w:t>
        </w:r>
      </w:ins>
      <w:r>
        <w:rPr>
          <w:lang w:val="en-US"/>
        </w:rPr>
        <w:t>In 12 of 32 trials (37.5%), the falling fruit turned brown, indicating that it was rotten and should not be collected (stop trials)</w:t>
      </w:r>
      <w:del w:id="140" w:author="Hilmar Zech" w:date="2022-01-26T12:09:00Z">
        <w:r w:rsidDel="004C06E4">
          <w:rPr>
            <w:lang w:val="en-US"/>
          </w:rPr>
          <w:delText xml:space="preserve">.  </w:delText>
        </w:r>
      </w:del>
      <w:ins w:id="141" w:author="Hilmar Zech" w:date="2022-01-26T12:09:00Z">
        <w:r w:rsidR="004C06E4">
          <w:rPr>
            <w:lang w:val="en-US"/>
          </w:rPr>
          <w:t xml:space="preserve">. </w:t>
        </w:r>
      </w:ins>
      <w:r>
        <w:rPr>
          <w:lang w:val="en-US"/>
        </w:rPr>
        <w:t>At the beginning of each session the delay after which the fruit turned brown (stop signal delay; SSD) was 350 milliseconds (ms)</w:t>
      </w:r>
      <w:del w:id="142" w:author="Hilmar Zech" w:date="2022-01-26T12:09:00Z">
        <w:r w:rsidDel="004C06E4">
          <w:rPr>
            <w:lang w:val="en-US"/>
          </w:rPr>
          <w:delText xml:space="preserve">.  </w:delText>
        </w:r>
      </w:del>
      <w:ins w:id="143" w:author="Hilmar Zech" w:date="2022-01-26T12:09:00Z">
        <w:r w:rsidR="004C06E4">
          <w:rPr>
            <w:lang w:val="en-US"/>
          </w:rPr>
          <w:t xml:space="preserve">. </w:t>
        </w:r>
      </w:ins>
      <w:r>
        <w:rPr>
          <w:lang w:val="en-US"/>
        </w:rPr>
        <w:t xml:space="preserve">This delay </w:t>
      </w:r>
      <w:r w:rsidR="00FF3856">
        <w:rPr>
          <w:lang w:val="en-US"/>
        </w:rPr>
        <w:t>changed according to staircase procedure (Verbruggen et al.,</w:t>
      </w:r>
      <w:ins w:id="144" w:author="Hilmar Zech" w:date="2022-01-26T12:23:00Z">
        <w:r w:rsidR="00C8794B">
          <w:rPr>
            <w:lang w:val="en-US"/>
          </w:rPr>
          <w:t xml:space="preserve"> 2019</w:t>
        </w:r>
      </w:ins>
      <w:del w:id="145" w:author="Hilmar Zech" w:date="2022-01-26T12:23:00Z">
        <w:r w:rsidR="00FF3856" w:rsidDel="00C8794B">
          <w:rPr>
            <w:lang w:val="en-US"/>
          </w:rPr>
          <w:delText xml:space="preserve"> </w:delText>
        </w:r>
        <w:commentRangeStart w:id="146"/>
        <w:r w:rsidR="00FF3856" w:rsidDel="00C8794B">
          <w:rPr>
            <w:lang w:val="en-US"/>
          </w:rPr>
          <w:delText>eLife</w:delText>
        </w:r>
        <w:commentRangeEnd w:id="146"/>
        <w:r w:rsidR="0023281F" w:rsidDel="00C8794B">
          <w:rPr>
            <w:rStyle w:val="CommentReference"/>
          </w:rPr>
          <w:commentReference w:id="146"/>
        </w:r>
      </w:del>
      <w:r w:rsidR="00FF3856">
        <w:rPr>
          <w:lang w:val="en-US"/>
        </w:rPr>
        <w:t xml:space="preserve">): it </w:t>
      </w:r>
      <w:r>
        <w:rPr>
          <w:lang w:val="en-US"/>
        </w:rPr>
        <w:t>increased by 50 ms after each successful stop trial (rendering the subsequent stop trial more difficult) and decreased by 50 ms after each unsuccessful stop trial (rendering the subsequent stop trial easier).</w:t>
      </w:r>
      <w:r w:rsidR="00FF3856">
        <w:rPr>
          <w:lang w:val="en-US"/>
        </w:rPr>
        <w:t xml:space="preserve"> </w:t>
      </w:r>
    </w:p>
    <w:p w14:paraId="448D3B11" w14:textId="77777777" w:rsidR="00AE7291" w:rsidRDefault="00AE7291" w:rsidP="00AE7291">
      <w:pPr>
        <w:keepNext/>
        <w:spacing w:before="120" w:after="120"/>
        <w:jc w:val="both"/>
      </w:pPr>
      <w:r>
        <w:rPr>
          <w:i/>
          <w:iCs/>
          <w:noProof/>
          <w:lang w:eastAsia="de-DE"/>
        </w:rPr>
        <w:drawing>
          <wp:inline distT="0" distB="0" distL="0" distR="0" wp14:anchorId="53B7BD95" wp14:editId="56534355">
            <wp:extent cx="6229488" cy="2567559"/>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36129" cy="2570296"/>
                    </a:xfrm>
                    <a:prstGeom prst="rect">
                      <a:avLst/>
                    </a:prstGeom>
                  </pic:spPr>
                </pic:pic>
              </a:graphicData>
            </a:graphic>
          </wp:inline>
        </w:drawing>
      </w:r>
    </w:p>
    <w:p w14:paraId="791FCAE5" w14:textId="53B366C6" w:rsidR="00AE7291" w:rsidRPr="005E2E40" w:rsidRDefault="00AE7291" w:rsidP="00AE7291">
      <w:pPr>
        <w:pStyle w:val="Caption"/>
        <w:spacing w:line="480" w:lineRule="auto"/>
        <w:jc w:val="both"/>
        <w:rPr>
          <w:i w:val="0"/>
          <w:iCs w:val="0"/>
          <w:color w:val="000000" w:themeColor="text1"/>
          <w:sz w:val="20"/>
          <w:szCs w:val="20"/>
          <w:lang w:val="en-US"/>
        </w:rPr>
      </w:pPr>
      <w:r w:rsidRPr="005E2E40">
        <w:rPr>
          <w:b/>
          <w:bCs/>
          <w:i w:val="0"/>
          <w:iCs w:val="0"/>
          <w:color w:val="000000" w:themeColor="text1"/>
          <w:sz w:val="20"/>
          <w:szCs w:val="20"/>
          <w:lang w:val="en-US"/>
        </w:rPr>
        <w:t xml:space="preserve">Fig. </w:t>
      </w:r>
      <w:r w:rsidRPr="005E2E40">
        <w:rPr>
          <w:b/>
          <w:bCs/>
          <w:i w:val="0"/>
          <w:iCs w:val="0"/>
          <w:color w:val="000000" w:themeColor="text1"/>
          <w:sz w:val="20"/>
          <w:szCs w:val="20"/>
        </w:rPr>
        <w:fldChar w:fldCharType="begin"/>
      </w:r>
      <w:r w:rsidRPr="005E2E40">
        <w:rPr>
          <w:b/>
          <w:bCs/>
          <w:i w:val="0"/>
          <w:iCs w:val="0"/>
          <w:color w:val="000000" w:themeColor="text1"/>
          <w:sz w:val="20"/>
          <w:szCs w:val="20"/>
          <w:lang w:val="en-US"/>
        </w:rPr>
        <w:instrText xml:space="preserve"> SEQ Fig. \* ARABIC </w:instrText>
      </w:r>
      <w:r w:rsidRPr="005E2E40">
        <w:rPr>
          <w:b/>
          <w:bCs/>
          <w:i w:val="0"/>
          <w:iCs w:val="0"/>
          <w:color w:val="000000" w:themeColor="text1"/>
          <w:sz w:val="20"/>
          <w:szCs w:val="20"/>
        </w:rPr>
        <w:fldChar w:fldCharType="separate"/>
      </w:r>
      <w:r w:rsidRPr="005E2E40">
        <w:rPr>
          <w:b/>
          <w:bCs/>
          <w:i w:val="0"/>
          <w:iCs w:val="0"/>
          <w:noProof/>
          <w:color w:val="000000" w:themeColor="text1"/>
          <w:sz w:val="20"/>
          <w:szCs w:val="20"/>
          <w:lang w:val="en-US"/>
        </w:rPr>
        <w:t>1</w:t>
      </w:r>
      <w:r w:rsidRPr="005E2E40">
        <w:rPr>
          <w:b/>
          <w:bCs/>
          <w:i w:val="0"/>
          <w:iCs w:val="0"/>
          <w:color w:val="000000" w:themeColor="text1"/>
          <w:sz w:val="20"/>
          <w:szCs w:val="20"/>
        </w:rPr>
        <w:fldChar w:fldCharType="end"/>
      </w:r>
      <w:r w:rsidRPr="005E2E40">
        <w:rPr>
          <w:b/>
          <w:bCs/>
          <w:i w:val="0"/>
          <w:iCs w:val="0"/>
          <w:color w:val="000000" w:themeColor="text1"/>
          <w:sz w:val="20"/>
          <w:szCs w:val="20"/>
          <w:lang w:val="en-US"/>
        </w:rPr>
        <w:t xml:space="preserve">. </w:t>
      </w:r>
      <w:r w:rsidRPr="00682069">
        <w:rPr>
          <w:i w:val="0"/>
          <w:iCs w:val="0"/>
          <w:color w:val="000000" w:themeColor="text1"/>
          <w:sz w:val="20"/>
          <w:szCs w:val="20"/>
          <w:lang w:val="en-US"/>
        </w:rPr>
        <w:t>Il</w:t>
      </w:r>
      <w:ins w:id="147" w:author="Hilmar Zech" w:date="2022-01-18T13:39:00Z">
        <w:r w:rsidR="0023281F" w:rsidRPr="00682069">
          <w:rPr>
            <w:i w:val="0"/>
            <w:iCs w:val="0"/>
            <w:color w:val="000000" w:themeColor="text1"/>
            <w:sz w:val="20"/>
            <w:szCs w:val="20"/>
            <w:lang w:val="en-US"/>
          </w:rPr>
          <w:t>l</w:t>
        </w:r>
      </w:ins>
      <w:r w:rsidRPr="00682069">
        <w:rPr>
          <w:i w:val="0"/>
          <w:iCs w:val="0"/>
          <w:color w:val="000000" w:themeColor="text1"/>
          <w:sz w:val="20"/>
          <w:szCs w:val="20"/>
          <w:lang w:val="en-US"/>
        </w:rPr>
        <w:t xml:space="preserve">ustration of smartphone-based tasks used in this study. </w:t>
      </w:r>
      <w:r w:rsidRPr="005E2E40">
        <w:rPr>
          <w:i w:val="0"/>
          <w:iCs w:val="0"/>
          <w:color w:val="000000" w:themeColor="text1"/>
          <w:sz w:val="20"/>
          <w:szCs w:val="20"/>
          <w:lang w:val="en-US"/>
        </w:rPr>
        <w:t>The first panel from the left shows the stop signal task, the second shows working memory task, the third shows the risk taking task, the fourth shows the information sampling task.</w:t>
      </w:r>
    </w:p>
    <w:p w14:paraId="69CA2620" w14:textId="0AC15459" w:rsidR="006F6223" w:rsidRPr="0023281F" w:rsidDel="00AE7291" w:rsidRDefault="006F6223" w:rsidP="0023281F">
      <w:pPr>
        <w:spacing w:line="480" w:lineRule="auto"/>
        <w:ind w:firstLine="720"/>
        <w:outlineLvl w:val="2"/>
        <w:rPr>
          <w:ins w:id="148" w:author="Hilmar Zech" w:date="2022-01-07T11:00:00Z"/>
          <w:del w:id="149" w:author="Deserno, Lorenz" w:date="2022-01-18T10:17:00Z"/>
          <w:lang w:val="en-US"/>
        </w:rPr>
      </w:pPr>
    </w:p>
    <w:p w14:paraId="32790EFA" w14:textId="0480937A" w:rsidR="00551A3E" w:rsidRDefault="00B41A42" w:rsidP="002708C9">
      <w:pPr>
        <w:spacing w:line="480" w:lineRule="auto"/>
        <w:ind w:firstLine="720"/>
        <w:outlineLvl w:val="2"/>
        <w:rPr>
          <w:lang w:val="en-US"/>
        </w:rPr>
      </w:pPr>
      <w:r>
        <w:rPr>
          <w:b/>
          <w:bCs/>
          <w:i/>
          <w:iCs/>
          <w:lang w:val="en-US"/>
        </w:rPr>
        <w:t>Working memory task</w:t>
      </w:r>
      <w:r w:rsidR="00FF3856">
        <w:rPr>
          <w:lang w:val="en-US"/>
        </w:rPr>
        <w:t xml:space="preserve">. </w:t>
      </w:r>
      <w:r w:rsidR="008920E4">
        <w:rPr>
          <w:lang w:val="en-US"/>
        </w:rPr>
        <w:t xml:space="preserve">During the </w:t>
      </w:r>
      <w:r w:rsidR="00CA3CD8">
        <w:rPr>
          <w:lang w:val="en-US"/>
        </w:rPr>
        <w:t xml:space="preserve">working memory </w:t>
      </w:r>
      <w:r w:rsidR="008920E4">
        <w:rPr>
          <w:lang w:val="en-US"/>
        </w:rPr>
        <w:t>task</w:t>
      </w:r>
      <w:r w:rsidR="00CA3CD8">
        <w:rPr>
          <w:lang w:val="en-US"/>
        </w:rPr>
        <w:t xml:space="preserve"> (</w:t>
      </w:r>
      <w:r w:rsidR="00E07808">
        <w:rPr>
          <w:lang w:val="en-US"/>
        </w:rPr>
        <w:t xml:space="preserve">WMT, </w:t>
      </w:r>
      <w:r w:rsidR="00CA3CD8">
        <w:rPr>
          <w:lang w:val="en-US"/>
        </w:rPr>
        <w:t>McNab et al., 2015)</w:t>
      </w:r>
      <w:r w:rsidR="00CD444B">
        <w:rPr>
          <w:lang w:val="en-US"/>
        </w:rPr>
        <w:t xml:space="preserve"> participants </w:t>
      </w:r>
      <w:r w:rsidR="00CA3CD8">
        <w:rPr>
          <w:lang w:val="en-US"/>
        </w:rPr>
        <w:t>were</w:t>
      </w:r>
      <w:r w:rsidR="00DD154A">
        <w:rPr>
          <w:lang w:val="en-US"/>
        </w:rPr>
        <w:t xml:space="preserve"> asked to remember</w:t>
      </w:r>
      <w:r w:rsidR="00D54969">
        <w:rPr>
          <w:lang w:val="en-US"/>
        </w:rPr>
        <w:t xml:space="preserve"> the</w:t>
      </w:r>
      <w:r w:rsidR="00DD154A">
        <w:rPr>
          <w:lang w:val="en-US"/>
        </w:rPr>
        <w:t xml:space="preserve"> positions of </w:t>
      </w:r>
      <w:r w:rsidR="00CD486B">
        <w:rPr>
          <w:lang w:val="en-US"/>
        </w:rPr>
        <w:t>two</w:t>
      </w:r>
      <w:r w:rsidR="00D54969">
        <w:rPr>
          <w:lang w:val="en-US"/>
        </w:rPr>
        <w:t xml:space="preserve"> </w:t>
      </w:r>
      <w:r w:rsidR="001541F2">
        <w:rPr>
          <w:lang w:val="en-US"/>
        </w:rPr>
        <w:t>up to</w:t>
      </w:r>
      <w:r w:rsidR="00D54969">
        <w:rPr>
          <w:lang w:val="en-US"/>
        </w:rPr>
        <w:t xml:space="preserve"> 12 </w:t>
      </w:r>
      <w:r w:rsidR="00DD154A">
        <w:rPr>
          <w:lang w:val="en-US"/>
        </w:rPr>
        <w:t>red circles presented on a 4 x 4 grid</w:t>
      </w:r>
      <w:r w:rsidR="001E3497">
        <w:rPr>
          <w:lang w:val="en-US"/>
        </w:rPr>
        <w:t xml:space="preserve"> (</w:t>
      </w:r>
      <w:r w:rsidR="0034642E">
        <w:rPr>
          <w:lang w:val="en-US"/>
        </w:rPr>
        <w:t xml:space="preserve">see </w:t>
      </w:r>
      <w:r w:rsidR="0034642E" w:rsidRPr="0034642E">
        <w:rPr>
          <w:lang w:val="en-US"/>
        </w:rPr>
        <w:fldChar w:fldCharType="begin"/>
      </w:r>
      <w:r w:rsidR="0034642E" w:rsidRPr="0034642E">
        <w:rPr>
          <w:lang w:val="en-US"/>
        </w:rPr>
        <w:instrText xml:space="preserve"> REF _Ref92621402 \h </w:instrText>
      </w:r>
      <w:r w:rsidR="0034642E" w:rsidRPr="002708C9">
        <w:rPr>
          <w:lang w:val="en-US"/>
        </w:rPr>
        <w:instrText xml:space="preserve"> \* MERGEFORMAT </w:instrText>
      </w:r>
      <w:r w:rsidR="0034642E" w:rsidRPr="0034642E">
        <w:rPr>
          <w:lang w:val="en-US"/>
        </w:rPr>
      </w:r>
      <w:r w:rsidR="0034642E" w:rsidRPr="0034642E">
        <w:rPr>
          <w:lang w:val="en-US"/>
        </w:rPr>
        <w:fldChar w:fldCharType="separate"/>
      </w:r>
      <w:r w:rsidR="0034642E" w:rsidRPr="002708C9">
        <w:rPr>
          <w:color w:val="000000" w:themeColor="text1"/>
          <w:lang w:val="en-US"/>
        </w:rPr>
        <w:t xml:space="preserve">Fig. </w:t>
      </w:r>
      <w:r w:rsidR="0034642E" w:rsidRPr="002708C9">
        <w:rPr>
          <w:noProof/>
          <w:color w:val="000000" w:themeColor="text1"/>
          <w:lang w:val="en-US"/>
        </w:rPr>
        <w:t>1</w:t>
      </w:r>
      <w:r w:rsidR="0034642E" w:rsidRPr="0034642E">
        <w:rPr>
          <w:lang w:val="en-US"/>
        </w:rPr>
        <w:fldChar w:fldCharType="end"/>
      </w:r>
      <w:r w:rsidR="00FF3856">
        <w:rPr>
          <w:lang w:val="en-US"/>
        </w:rPr>
        <w:t>B</w:t>
      </w:r>
      <w:r w:rsidR="001E3497">
        <w:rPr>
          <w:lang w:val="en-US"/>
        </w:rPr>
        <w:t>)</w:t>
      </w:r>
      <w:del w:id="150" w:author="Hilmar Zech" w:date="2022-01-26T12:09:00Z">
        <w:r w:rsidR="00D54969" w:rsidDel="004C06E4">
          <w:rPr>
            <w:lang w:val="en-US"/>
          </w:rPr>
          <w:delText>.</w:delText>
        </w:r>
        <w:r w:rsidR="001E3497" w:rsidDel="004C06E4">
          <w:rPr>
            <w:lang w:val="en-US"/>
          </w:rPr>
          <w:delText xml:space="preserve">  </w:delText>
        </w:r>
      </w:del>
      <w:ins w:id="151" w:author="Hilmar Zech" w:date="2022-01-26T12:09:00Z">
        <w:r w:rsidR="004C06E4">
          <w:rPr>
            <w:lang w:val="en-US"/>
          </w:rPr>
          <w:t xml:space="preserve">. </w:t>
        </w:r>
      </w:ins>
      <w:r w:rsidR="001E3497">
        <w:rPr>
          <w:lang w:val="en-US"/>
        </w:rPr>
        <w:t>The task involve</w:t>
      </w:r>
      <w:r w:rsidR="005914FD">
        <w:rPr>
          <w:lang w:val="en-US"/>
        </w:rPr>
        <w:t>d</w:t>
      </w:r>
      <w:r w:rsidR="001E3497">
        <w:rPr>
          <w:lang w:val="en-US"/>
        </w:rPr>
        <w:t xml:space="preserve"> four conditions</w:t>
      </w:r>
      <w:r w:rsidR="007653FD">
        <w:rPr>
          <w:lang w:val="en-US"/>
        </w:rPr>
        <w:t>:</w:t>
      </w:r>
      <w:r w:rsidR="001E3497">
        <w:rPr>
          <w:lang w:val="en-US"/>
        </w:rPr>
        <w:t xml:space="preserve">  In the </w:t>
      </w:r>
      <w:r w:rsidR="00FF3856">
        <w:rPr>
          <w:lang w:val="en-US"/>
        </w:rPr>
        <w:t>‘</w:t>
      </w:r>
      <w:r w:rsidR="00FF3856">
        <w:rPr>
          <w:i/>
          <w:iCs/>
          <w:lang w:val="en-US"/>
        </w:rPr>
        <w:t>long no distractor’</w:t>
      </w:r>
      <w:r w:rsidR="001E3497">
        <w:rPr>
          <w:i/>
          <w:iCs/>
          <w:lang w:val="en-US"/>
        </w:rPr>
        <w:t xml:space="preserve"> </w:t>
      </w:r>
      <w:r w:rsidR="001E3497" w:rsidRPr="002708C9">
        <w:rPr>
          <w:iCs/>
          <w:lang w:val="en-US"/>
        </w:rPr>
        <w:t>condition</w:t>
      </w:r>
      <w:r w:rsidR="001E3497">
        <w:rPr>
          <w:i/>
          <w:iCs/>
          <w:lang w:val="en-US"/>
        </w:rPr>
        <w:t xml:space="preserve"> </w:t>
      </w:r>
      <w:r w:rsidR="005914FD">
        <w:rPr>
          <w:lang w:val="en-US"/>
        </w:rPr>
        <w:t>circles</w:t>
      </w:r>
      <w:r w:rsidR="0041506D">
        <w:rPr>
          <w:lang w:val="en-US"/>
        </w:rPr>
        <w:t xml:space="preserve"> </w:t>
      </w:r>
      <w:r w:rsidR="005914FD">
        <w:rPr>
          <w:lang w:val="en-US"/>
        </w:rPr>
        <w:t>were</w:t>
      </w:r>
      <w:r w:rsidR="0041506D">
        <w:rPr>
          <w:lang w:val="en-US"/>
        </w:rPr>
        <w:t xml:space="preserve"> presented for </w:t>
      </w:r>
      <w:r w:rsidR="005914FD">
        <w:rPr>
          <w:lang w:val="en-US"/>
        </w:rPr>
        <w:t>two</w:t>
      </w:r>
      <w:r w:rsidR="0041506D">
        <w:rPr>
          <w:lang w:val="en-US"/>
        </w:rPr>
        <w:t xml:space="preserve"> seconds</w:t>
      </w:r>
      <w:r w:rsidR="00D07626">
        <w:rPr>
          <w:lang w:val="en-US"/>
        </w:rPr>
        <w:t xml:space="preserve"> (encoding phase)</w:t>
      </w:r>
      <w:r w:rsidR="0041506D">
        <w:rPr>
          <w:lang w:val="en-US"/>
        </w:rPr>
        <w:t>, then disappear</w:t>
      </w:r>
      <w:r w:rsidR="005914FD">
        <w:rPr>
          <w:lang w:val="en-US"/>
        </w:rPr>
        <w:t>ed</w:t>
      </w:r>
      <w:r w:rsidR="0041506D">
        <w:rPr>
          <w:lang w:val="en-US"/>
        </w:rPr>
        <w:t xml:space="preserve"> for </w:t>
      </w:r>
      <w:r w:rsidR="005914FD">
        <w:rPr>
          <w:lang w:val="en-US"/>
        </w:rPr>
        <w:t>one</w:t>
      </w:r>
      <w:r w:rsidR="0041506D">
        <w:rPr>
          <w:lang w:val="en-US"/>
        </w:rPr>
        <w:t xml:space="preserve"> second</w:t>
      </w:r>
      <w:r w:rsidR="00D07626">
        <w:rPr>
          <w:lang w:val="en-US"/>
        </w:rPr>
        <w:t xml:space="preserve"> (maint</w:t>
      </w:r>
      <w:r w:rsidR="00DE3C66">
        <w:rPr>
          <w:lang w:val="en-US"/>
        </w:rPr>
        <w:t>e</w:t>
      </w:r>
      <w:r w:rsidR="00D07626">
        <w:rPr>
          <w:lang w:val="en-US"/>
        </w:rPr>
        <w:t>nance phase)</w:t>
      </w:r>
      <w:r w:rsidR="0041506D">
        <w:rPr>
          <w:lang w:val="en-US"/>
        </w:rPr>
        <w:t xml:space="preserve">, before participants </w:t>
      </w:r>
      <w:r w:rsidR="005914FD">
        <w:rPr>
          <w:lang w:val="en-US"/>
        </w:rPr>
        <w:t>had</w:t>
      </w:r>
      <w:r w:rsidR="0041506D">
        <w:rPr>
          <w:lang w:val="en-US"/>
        </w:rPr>
        <w:t xml:space="preserve"> </w:t>
      </w:r>
      <w:r w:rsidR="00FF3856">
        <w:rPr>
          <w:lang w:val="en-US"/>
        </w:rPr>
        <w:t xml:space="preserve">to tap on their no-longer visible locations. </w:t>
      </w:r>
      <w:r w:rsidR="0041506D">
        <w:rPr>
          <w:lang w:val="en-US"/>
        </w:rPr>
        <w:t xml:space="preserve">In the </w:t>
      </w:r>
      <w:r w:rsidR="00FF3856">
        <w:rPr>
          <w:lang w:val="en-US"/>
        </w:rPr>
        <w:t xml:space="preserve">‘short </w:t>
      </w:r>
      <w:r w:rsidR="00FF3856">
        <w:rPr>
          <w:i/>
          <w:iCs/>
          <w:lang w:val="en-US"/>
        </w:rPr>
        <w:t>no-distractor’</w:t>
      </w:r>
      <w:r w:rsidR="0041506D">
        <w:rPr>
          <w:i/>
          <w:iCs/>
          <w:lang w:val="en-US"/>
        </w:rPr>
        <w:t xml:space="preserve"> </w:t>
      </w:r>
      <w:r w:rsidR="0041506D" w:rsidRPr="00FF3856">
        <w:rPr>
          <w:iCs/>
          <w:lang w:val="en-US"/>
        </w:rPr>
        <w:t>condition</w:t>
      </w:r>
      <w:r w:rsidR="0041506D">
        <w:rPr>
          <w:lang w:val="en-US"/>
        </w:rPr>
        <w:t>, pattern</w:t>
      </w:r>
      <w:r w:rsidR="006F21CB">
        <w:rPr>
          <w:lang w:val="en-US"/>
        </w:rPr>
        <w:t>s</w:t>
      </w:r>
      <w:r w:rsidR="0041506D">
        <w:rPr>
          <w:lang w:val="en-US"/>
        </w:rPr>
        <w:t xml:space="preserve"> </w:t>
      </w:r>
      <w:r w:rsidR="005914FD">
        <w:rPr>
          <w:lang w:val="en-US"/>
        </w:rPr>
        <w:t>were</w:t>
      </w:r>
      <w:r w:rsidR="0041506D">
        <w:rPr>
          <w:lang w:val="en-US"/>
        </w:rPr>
        <w:t xml:space="preserve"> </w:t>
      </w:r>
      <w:r w:rsidR="00CD486B">
        <w:rPr>
          <w:lang w:val="en-US"/>
        </w:rPr>
        <w:t>presented for</w:t>
      </w:r>
      <w:r w:rsidR="0041506D">
        <w:rPr>
          <w:lang w:val="en-US"/>
        </w:rPr>
        <w:t xml:space="preserve"> </w:t>
      </w:r>
      <w:r w:rsidR="00CD486B">
        <w:rPr>
          <w:lang w:val="en-US"/>
        </w:rPr>
        <w:t>one instead of two</w:t>
      </w:r>
      <w:r w:rsidR="000C325F">
        <w:rPr>
          <w:lang w:val="en-US"/>
        </w:rPr>
        <w:t xml:space="preserve"> second</w:t>
      </w:r>
      <w:r w:rsidR="00CD486B">
        <w:rPr>
          <w:lang w:val="en-US"/>
        </w:rPr>
        <w:t>s</w:t>
      </w:r>
      <w:del w:id="152" w:author="Hilmar Zech" w:date="2022-01-26T12:09:00Z">
        <w:r w:rsidR="000C325F" w:rsidDel="004C06E4">
          <w:rPr>
            <w:lang w:val="en-US"/>
          </w:rPr>
          <w:delText xml:space="preserve">.  </w:delText>
        </w:r>
      </w:del>
      <w:ins w:id="153" w:author="Hilmar Zech" w:date="2022-01-26T12:09:00Z">
        <w:r w:rsidR="004C06E4">
          <w:rPr>
            <w:lang w:val="en-US"/>
          </w:rPr>
          <w:t xml:space="preserve">. </w:t>
        </w:r>
      </w:ins>
      <w:r w:rsidR="000C325F">
        <w:rPr>
          <w:lang w:val="en-US"/>
        </w:rPr>
        <w:t xml:space="preserve">In the </w:t>
      </w:r>
      <w:r w:rsidR="00FF3856">
        <w:rPr>
          <w:lang w:val="en-US"/>
        </w:rPr>
        <w:t>‘</w:t>
      </w:r>
      <w:r w:rsidR="000C325F">
        <w:rPr>
          <w:i/>
          <w:iCs/>
          <w:lang w:val="en-US"/>
        </w:rPr>
        <w:t>encoding</w:t>
      </w:r>
      <w:r w:rsidR="00FF3856">
        <w:rPr>
          <w:i/>
          <w:iCs/>
          <w:lang w:val="en-US"/>
        </w:rPr>
        <w:t>-</w:t>
      </w:r>
      <w:r w:rsidR="000C325F">
        <w:rPr>
          <w:i/>
          <w:iCs/>
          <w:lang w:val="en-US"/>
        </w:rPr>
        <w:t>distractor</w:t>
      </w:r>
      <w:r w:rsidR="00FF3856">
        <w:rPr>
          <w:i/>
          <w:iCs/>
          <w:lang w:val="en-US"/>
        </w:rPr>
        <w:t>’</w:t>
      </w:r>
      <w:r w:rsidR="000C325F">
        <w:rPr>
          <w:i/>
          <w:iCs/>
          <w:lang w:val="en-US"/>
        </w:rPr>
        <w:t xml:space="preserve"> </w:t>
      </w:r>
      <w:r w:rsidR="000C325F" w:rsidRPr="00FF3856">
        <w:rPr>
          <w:iCs/>
          <w:lang w:val="en-US"/>
        </w:rPr>
        <w:t>condition</w:t>
      </w:r>
      <w:r w:rsidR="000C325F">
        <w:rPr>
          <w:lang w:val="en-US"/>
        </w:rPr>
        <w:t xml:space="preserve">, </w:t>
      </w:r>
      <w:r w:rsidR="00CD486B">
        <w:rPr>
          <w:lang w:val="en-US"/>
        </w:rPr>
        <w:t xml:space="preserve">two yellow distractors </w:t>
      </w:r>
      <w:r w:rsidR="005914FD">
        <w:rPr>
          <w:lang w:val="en-US"/>
        </w:rPr>
        <w:t>were</w:t>
      </w:r>
      <w:r w:rsidR="00FE5347">
        <w:rPr>
          <w:lang w:val="en-US"/>
        </w:rPr>
        <w:t xml:space="preserve"> presented </w:t>
      </w:r>
      <w:r w:rsidR="00CD486B">
        <w:rPr>
          <w:lang w:val="en-US"/>
        </w:rPr>
        <w:lastRenderedPageBreak/>
        <w:t>together with the red circles during the encoding phase</w:t>
      </w:r>
      <w:del w:id="154" w:author="Hilmar Zech" w:date="2022-01-26T12:09:00Z">
        <w:r w:rsidR="00CD486B" w:rsidDel="004C06E4">
          <w:rPr>
            <w:lang w:val="en-US"/>
          </w:rPr>
          <w:delText xml:space="preserve">.  </w:delText>
        </w:r>
      </w:del>
      <w:ins w:id="155" w:author="Hilmar Zech" w:date="2022-01-26T12:09:00Z">
        <w:r w:rsidR="004C06E4">
          <w:rPr>
            <w:lang w:val="en-US"/>
          </w:rPr>
          <w:t xml:space="preserve">. </w:t>
        </w:r>
      </w:ins>
      <w:r w:rsidR="00CD486B">
        <w:rPr>
          <w:lang w:val="en-US"/>
        </w:rPr>
        <w:t xml:space="preserve">In the </w:t>
      </w:r>
      <w:r w:rsidR="00FF3856">
        <w:rPr>
          <w:lang w:val="en-US"/>
        </w:rPr>
        <w:t>‘</w:t>
      </w:r>
      <w:r w:rsidR="00CD486B">
        <w:rPr>
          <w:i/>
          <w:iCs/>
          <w:lang w:val="en-US"/>
        </w:rPr>
        <w:t>delayed</w:t>
      </w:r>
      <w:r w:rsidR="00FF3856">
        <w:rPr>
          <w:i/>
          <w:iCs/>
          <w:lang w:val="en-US"/>
        </w:rPr>
        <w:t>-</w:t>
      </w:r>
      <w:r w:rsidR="00CD486B">
        <w:rPr>
          <w:i/>
          <w:iCs/>
          <w:lang w:val="en-US"/>
        </w:rPr>
        <w:t>distractor</w:t>
      </w:r>
      <w:r w:rsidR="00FF3856">
        <w:rPr>
          <w:i/>
          <w:iCs/>
          <w:lang w:val="en-US"/>
        </w:rPr>
        <w:t>’</w:t>
      </w:r>
      <w:r w:rsidR="00CD486B">
        <w:rPr>
          <w:i/>
          <w:iCs/>
          <w:lang w:val="en-US"/>
        </w:rPr>
        <w:t xml:space="preserve"> </w:t>
      </w:r>
      <w:r w:rsidR="00CD486B" w:rsidRPr="00FF3856">
        <w:rPr>
          <w:iCs/>
          <w:lang w:val="en-US"/>
        </w:rPr>
        <w:t>condition</w:t>
      </w:r>
      <w:r w:rsidR="00FF3856">
        <w:rPr>
          <w:iCs/>
          <w:lang w:val="en-US"/>
        </w:rPr>
        <w:t>, the same</w:t>
      </w:r>
      <w:r w:rsidR="00CD486B">
        <w:rPr>
          <w:lang w:val="en-US"/>
        </w:rPr>
        <w:t xml:space="preserve"> two </w:t>
      </w:r>
      <w:r w:rsidR="00FF3856">
        <w:rPr>
          <w:lang w:val="en-US"/>
        </w:rPr>
        <w:t xml:space="preserve">yellow </w:t>
      </w:r>
      <w:r w:rsidR="00CD486B">
        <w:rPr>
          <w:lang w:val="en-US"/>
        </w:rPr>
        <w:t xml:space="preserve">distractors </w:t>
      </w:r>
      <w:r w:rsidR="005914FD">
        <w:rPr>
          <w:lang w:val="en-US"/>
        </w:rPr>
        <w:t>were</w:t>
      </w:r>
      <w:r w:rsidR="00CD486B">
        <w:rPr>
          <w:lang w:val="en-US"/>
        </w:rPr>
        <w:t xml:space="preserve"> presented </w:t>
      </w:r>
      <w:r w:rsidR="00FF3856">
        <w:rPr>
          <w:lang w:val="en-US"/>
        </w:rPr>
        <w:t xml:space="preserve">but </w:t>
      </w:r>
      <w:r w:rsidR="00CD486B">
        <w:rPr>
          <w:lang w:val="en-US"/>
        </w:rPr>
        <w:t>during the maintenance phase</w:t>
      </w:r>
      <w:del w:id="156" w:author="Hilmar Zech" w:date="2022-01-26T12:09:00Z">
        <w:r w:rsidR="00CD486B" w:rsidDel="004C06E4">
          <w:rPr>
            <w:lang w:val="en-US"/>
          </w:rPr>
          <w:delText>.</w:delText>
        </w:r>
        <w:r w:rsidR="00773195" w:rsidDel="004C06E4">
          <w:rPr>
            <w:lang w:val="en-US"/>
          </w:rPr>
          <w:delText xml:space="preserve">  </w:delText>
        </w:r>
      </w:del>
      <w:ins w:id="157" w:author="Hilmar Zech" w:date="2022-01-26T12:09:00Z">
        <w:r w:rsidR="004C06E4">
          <w:rPr>
            <w:lang w:val="en-US"/>
          </w:rPr>
          <w:t xml:space="preserve">. </w:t>
        </w:r>
      </w:ins>
    </w:p>
    <w:p w14:paraId="05C1F52A" w14:textId="1FB4E22D" w:rsidR="00B41A42" w:rsidRPr="00CD486B" w:rsidRDefault="007653FD" w:rsidP="001E3497">
      <w:pPr>
        <w:spacing w:line="480" w:lineRule="auto"/>
        <w:ind w:firstLine="720"/>
        <w:jc w:val="both"/>
        <w:rPr>
          <w:lang w:val="en-US"/>
        </w:rPr>
      </w:pPr>
      <w:r>
        <w:rPr>
          <w:lang w:val="en-US"/>
        </w:rPr>
        <w:t>E</w:t>
      </w:r>
      <w:r w:rsidR="00773195">
        <w:rPr>
          <w:lang w:val="en-US"/>
        </w:rPr>
        <w:t xml:space="preserve">ach condition </w:t>
      </w:r>
      <w:r>
        <w:rPr>
          <w:lang w:val="en-US"/>
        </w:rPr>
        <w:t>started</w:t>
      </w:r>
      <w:r w:rsidR="00773195">
        <w:rPr>
          <w:lang w:val="en-US"/>
        </w:rPr>
        <w:t xml:space="preserve"> </w:t>
      </w:r>
      <w:r>
        <w:rPr>
          <w:lang w:val="en-US"/>
        </w:rPr>
        <w:t>with</w:t>
      </w:r>
      <w:r w:rsidR="00773195">
        <w:rPr>
          <w:lang w:val="en-US"/>
        </w:rPr>
        <w:t xml:space="preserve"> three circles </w:t>
      </w:r>
      <w:r>
        <w:rPr>
          <w:lang w:val="en-US"/>
        </w:rPr>
        <w:t>in trial one</w:t>
      </w:r>
      <w:del w:id="158" w:author="Hilmar Zech" w:date="2022-01-26T12:09:00Z">
        <w:r w:rsidR="00773195" w:rsidDel="004C06E4">
          <w:rPr>
            <w:lang w:val="en-US"/>
          </w:rPr>
          <w:delText xml:space="preserve">.  </w:delText>
        </w:r>
      </w:del>
      <w:ins w:id="159" w:author="Hilmar Zech" w:date="2022-01-26T12:09:00Z">
        <w:r w:rsidR="004C06E4">
          <w:rPr>
            <w:lang w:val="en-US"/>
          </w:rPr>
          <w:t xml:space="preserve">. </w:t>
        </w:r>
      </w:ins>
      <w:r w:rsidR="00773195">
        <w:rPr>
          <w:lang w:val="en-US"/>
        </w:rPr>
        <w:t xml:space="preserve">If participants failed </w:t>
      </w:r>
      <w:r w:rsidR="00573D83">
        <w:rPr>
          <w:lang w:val="en-US"/>
        </w:rPr>
        <w:t>to respond correctly, two circles</w:t>
      </w:r>
      <w:r w:rsidR="006D526A">
        <w:rPr>
          <w:lang w:val="en-US"/>
        </w:rPr>
        <w:t xml:space="preserve"> were presented in the second</w:t>
      </w:r>
      <w:r w:rsidR="00573D83">
        <w:rPr>
          <w:lang w:val="en-US"/>
        </w:rPr>
        <w:t xml:space="preserve"> </w:t>
      </w:r>
      <w:r>
        <w:rPr>
          <w:lang w:val="en-US"/>
        </w:rPr>
        <w:t>trial</w:t>
      </w:r>
      <w:del w:id="160" w:author="Hilmar Zech" w:date="2022-01-26T12:09:00Z">
        <w:r w:rsidR="00573D83" w:rsidDel="004C06E4">
          <w:rPr>
            <w:lang w:val="en-US"/>
          </w:rPr>
          <w:delText xml:space="preserve">. </w:delText>
        </w:r>
        <w:r w:rsidR="00E27B7C" w:rsidDel="004C06E4">
          <w:rPr>
            <w:lang w:val="en-US"/>
          </w:rPr>
          <w:delText xml:space="preserve"> </w:delText>
        </w:r>
      </w:del>
      <w:ins w:id="161" w:author="Hilmar Zech" w:date="2022-01-26T12:09:00Z">
        <w:r w:rsidR="004C06E4">
          <w:rPr>
            <w:lang w:val="en-US"/>
          </w:rPr>
          <w:t xml:space="preserve">. </w:t>
        </w:r>
      </w:ins>
      <w:r w:rsidR="00573D83">
        <w:rPr>
          <w:lang w:val="en-US"/>
        </w:rPr>
        <w:t xml:space="preserve">If participants </w:t>
      </w:r>
      <w:r w:rsidR="006D526A">
        <w:rPr>
          <w:lang w:val="en-US"/>
        </w:rPr>
        <w:t>failed at this level,</w:t>
      </w:r>
      <w:r w:rsidR="00573D83">
        <w:rPr>
          <w:lang w:val="en-US"/>
        </w:rPr>
        <w:t xml:space="preserve"> the condition was terminated</w:t>
      </w:r>
      <w:del w:id="162" w:author="Hilmar Zech" w:date="2022-01-26T12:09:00Z">
        <w:r w:rsidR="00573D83" w:rsidDel="004C06E4">
          <w:rPr>
            <w:lang w:val="en-US"/>
          </w:rPr>
          <w:delText xml:space="preserve">.  </w:delText>
        </w:r>
      </w:del>
      <w:ins w:id="163" w:author="Hilmar Zech" w:date="2022-01-26T12:09:00Z">
        <w:r w:rsidR="004C06E4">
          <w:rPr>
            <w:lang w:val="en-US"/>
          </w:rPr>
          <w:t xml:space="preserve">. </w:t>
        </w:r>
      </w:ins>
      <w:r w:rsidR="00573D83">
        <w:rPr>
          <w:lang w:val="en-US"/>
        </w:rPr>
        <w:t xml:space="preserve">If a trial was completed correctly, the </w:t>
      </w:r>
      <w:r w:rsidR="00E27B7C">
        <w:rPr>
          <w:lang w:val="en-US"/>
        </w:rPr>
        <w:t>number of red circles in the corresponding condition increased by one in the next trial</w:t>
      </w:r>
      <w:del w:id="164" w:author="Hilmar Zech" w:date="2022-01-26T12:09:00Z">
        <w:r w:rsidR="00E27B7C" w:rsidDel="004C06E4">
          <w:rPr>
            <w:lang w:val="en-US"/>
          </w:rPr>
          <w:delText xml:space="preserve">.  </w:delText>
        </w:r>
      </w:del>
      <w:ins w:id="165" w:author="Hilmar Zech" w:date="2022-01-26T12:09:00Z">
        <w:r w:rsidR="004C06E4">
          <w:rPr>
            <w:lang w:val="en-US"/>
          </w:rPr>
          <w:t xml:space="preserve">. </w:t>
        </w:r>
      </w:ins>
      <w:r w:rsidR="00E27B7C">
        <w:rPr>
          <w:lang w:val="en-US"/>
        </w:rPr>
        <w:t xml:space="preserve">If participants failed </w:t>
      </w:r>
      <w:r w:rsidR="00A628CC">
        <w:rPr>
          <w:lang w:val="en-US"/>
        </w:rPr>
        <w:t>in a trial (from level four onwards)</w:t>
      </w:r>
      <w:r w:rsidR="002B6979">
        <w:rPr>
          <w:lang w:val="en-US"/>
        </w:rPr>
        <w:t xml:space="preserve"> </w:t>
      </w:r>
      <w:r w:rsidR="00551A3E">
        <w:rPr>
          <w:lang w:val="en-US"/>
        </w:rPr>
        <w:t xml:space="preserve">the </w:t>
      </w:r>
      <w:r w:rsidR="00A628CC">
        <w:rPr>
          <w:lang w:val="en-US"/>
        </w:rPr>
        <w:t>level</w:t>
      </w:r>
      <w:r w:rsidR="00551A3E">
        <w:rPr>
          <w:lang w:val="en-US"/>
        </w:rPr>
        <w:t xml:space="preserve"> </w:t>
      </w:r>
      <w:r w:rsidR="002B6979">
        <w:rPr>
          <w:lang w:val="en-US"/>
        </w:rPr>
        <w:t xml:space="preserve">was repeated for </w:t>
      </w:r>
      <w:r w:rsidR="00A73EDD">
        <w:rPr>
          <w:lang w:val="en-US"/>
        </w:rPr>
        <w:t>once</w:t>
      </w:r>
      <w:del w:id="166" w:author="Hilmar Zech" w:date="2022-01-26T12:09:00Z">
        <w:r w:rsidR="002B6979" w:rsidDel="004C06E4">
          <w:rPr>
            <w:lang w:val="en-US"/>
          </w:rPr>
          <w:delText xml:space="preserve">.  </w:delText>
        </w:r>
      </w:del>
      <w:ins w:id="167" w:author="Hilmar Zech" w:date="2022-01-26T12:09:00Z">
        <w:r w:rsidR="004C06E4">
          <w:rPr>
            <w:lang w:val="en-US"/>
          </w:rPr>
          <w:t xml:space="preserve">. </w:t>
        </w:r>
      </w:ins>
      <w:r w:rsidR="002B6979">
        <w:rPr>
          <w:lang w:val="en-US"/>
        </w:rPr>
        <w:t>If they failed again the condition was terminated</w:t>
      </w:r>
      <w:del w:id="168" w:author="Hilmar Zech" w:date="2022-01-26T12:09:00Z">
        <w:r w:rsidR="002B6979" w:rsidDel="004C06E4">
          <w:rPr>
            <w:lang w:val="en-US"/>
          </w:rPr>
          <w:delText xml:space="preserve">.  </w:delText>
        </w:r>
      </w:del>
      <w:ins w:id="169" w:author="Hilmar Zech" w:date="2022-01-26T12:09:00Z">
        <w:r w:rsidR="004C06E4">
          <w:rPr>
            <w:lang w:val="en-US"/>
          </w:rPr>
          <w:t xml:space="preserve">. </w:t>
        </w:r>
      </w:ins>
      <w:r w:rsidR="002B6979">
        <w:rPr>
          <w:lang w:val="en-US"/>
        </w:rPr>
        <w:t xml:space="preserve">A maximum of eight trials was </w:t>
      </w:r>
      <w:r w:rsidR="00A73EDD">
        <w:rPr>
          <w:lang w:val="en-US"/>
        </w:rPr>
        <w:t>completed</w:t>
      </w:r>
      <w:r w:rsidR="002B6979">
        <w:rPr>
          <w:lang w:val="en-US"/>
        </w:rPr>
        <w:t xml:space="preserve"> for each condition.</w:t>
      </w:r>
    </w:p>
    <w:p w14:paraId="7A2498F8" w14:textId="2DF06B34" w:rsidR="00F87E00" w:rsidRPr="009F023A" w:rsidRDefault="00FF3856" w:rsidP="002708C9">
      <w:pPr>
        <w:spacing w:line="480" w:lineRule="auto"/>
        <w:outlineLvl w:val="2"/>
        <w:rPr>
          <w:lang w:val="en-US"/>
        </w:rPr>
      </w:pPr>
      <w:r>
        <w:rPr>
          <w:b/>
          <w:bCs/>
          <w:i/>
          <w:iCs/>
          <w:lang w:val="en-US"/>
        </w:rPr>
        <w:tab/>
      </w:r>
      <w:r w:rsidR="00F87E00">
        <w:rPr>
          <w:b/>
          <w:bCs/>
          <w:i/>
          <w:iCs/>
          <w:lang w:val="en-US"/>
        </w:rPr>
        <w:t>Risk taking task</w:t>
      </w:r>
      <w:r>
        <w:rPr>
          <w:iCs/>
          <w:lang w:val="en-US"/>
        </w:rPr>
        <w:t xml:space="preserve">. </w:t>
      </w:r>
      <w:r w:rsidR="00AA02D1">
        <w:rPr>
          <w:iCs/>
          <w:lang w:val="en-US"/>
        </w:rPr>
        <w:t>During the</w:t>
      </w:r>
      <w:r w:rsidR="00481D9E">
        <w:rPr>
          <w:iCs/>
          <w:lang w:val="en-US"/>
        </w:rPr>
        <w:t xml:space="preserve"> risk taking task</w:t>
      </w:r>
      <w:r w:rsidR="00AA02D1">
        <w:rPr>
          <w:iCs/>
          <w:lang w:val="en-US"/>
        </w:rPr>
        <w:t xml:space="preserve"> (RTT;</w:t>
      </w:r>
      <w:r w:rsidR="00481D9E">
        <w:rPr>
          <w:iCs/>
          <w:lang w:val="en-US"/>
        </w:rPr>
        <w:t xml:space="preserve"> </w:t>
      </w:r>
      <w:r w:rsidR="00481D9E" w:rsidRPr="001C1EF6">
        <w:rPr>
          <w:lang w:val="en-US"/>
        </w:rPr>
        <w:t>Rutledge et al.</w:t>
      </w:r>
      <w:r w:rsidR="00AA02D1">
        <w:rPr>
          <w:lang w:val="en-US"/>
        </w:rPr>
        <w:t xml:space="preserve">, </w:t>
      </w:r>
      <w:r w:rsidR="00481D9E" w:rsidRPr="001C1EF6">
        <w:rPr>
          <w:lang w:val="en-US"/>
        </w:rPr>
        <w:t>2014</w:t>
      </w:r>
      <w:r w:rsidR="00481D9E">
        <w:rPr>
          <w:lang w:val="en-US"/>
        </w:rPr>
        <w:t>)</w:t>
      </w:r>
      <w:r w:rsidR="00AA02D1">
        <w:rPr>
          <w:lang w:val="en-US"/>
        </w:rPr>
        <w:t>, participant</w:t>
      </w:r>
      <w:r w:rsidR="00705454">
        <w:rPr>
          <w:lang w:val="en-US"/>
        </w:rPr>
        <w:t xml:space="preserve">s repeatedly chose between a certain </w:t>
      </w:r>
      <w:r w:rsidR="009F023A">
        <w:rPr>
          <w:lang w:val="en-US"/>
        </w:rPr>
        <w:t>outcome</w:t>
      </w:r>
      <w:r w:rsidR="00705454">
        <w:rPr>
          <w:lang w:val="en-US"/>
        </w:rPr>
        <w:t xml:space="preserve"> and a gamble</w:t>
      </w:r>
      <w:r w:rsidR="00A541AD">
        <w:rPr>
          <w:lang w:val="en-US"/>
        </w:rPr>
        <w:t xml:space="preserve">, with </w:t>
      </w:r>
      <w:r>
        <w:rPr>
          <w:lang w:val="en-US"/>
        </w:rPr>
        <w:t>50/50</w:t>
      </w:r>
      <w:r w:rsidR="00A541AD">
        <w:rPr>
          <w:lang w:val="en-US"/>
        </w:rPr>
        <w:t xml:space="preserve"> probabilities </w:t>
      </w:r>
      <w:r w:rsidR="00DE79C1">
        <w:rPr>
          <w:lang w:val="en-US"/>
        </w:rPr>
        <w:t xml:space="preserve">of </w:t>
      </w:r>
      <w:r>
        <w:rPr>
          <w:lang w:val="en-US"/>
        </w:rPr>
        <w:t xml:space="preserve">the </w:t>
      </w:r>
      <w:r w:rsidR="00DE79C1">
        <w:rPr>
          <w:lang w:val="en-US"/>
        </w:rPr>
        <w:t>two</w:t>
      </w:r>
      <w:r w:rsidR="00A541AD">
        <w:rPr>
          <w:lang w:val="en-US"/>
        </w:rPr>
        <w:t xml:space="preserve"> outcome</w:t>
      </w:r>
      <w:r w:rsidR="00DE79C1">
        <w:rPr>
          <w:lang w:val="en-US"/>
        </w:rPr>
        <w:t>s</w:t>
      </w:r>
      <w:r w:rsidR="00705454">
        <w:rPr>
          <w:lang w:val="en-US"/>
        </w:rPr>
        <w:t xml:space="preserve"> (see </w:t>
      </w:r>
      <w:r w:rsidR="0034642E" w:rsidRPr="0034642E">
        <w:rPr>
          <w:lang w:val="en-US"/>
        </w:rPr>
        <w:fldChar w:fldCharType="begin"/>
      </w:r>
      <w:r w:rsidR="0034642E" w:rsidRPr="0034642E">
        <w:rPr>
          <w:lang w:val="en-US"/>
        </w:rPr>
        <w:instrText xml:space="preserve"> REF _Ref92621402 \h </w:instrText>
      </w:r>
      <w:r w:rsidR="0034642E" w:rsidRPr="008F3DFD">
        <w:rPr>
          <w:lang w:val="en-US"/>
        </w:rPr>
        <w:instrText xml:space="preserve"> \* MERGEFORMAT </w:instrText>
      </w:r>
      <w:r w:rsidR="0034642E" w:rsidRPr="0034642E">
        <w:rPr>
          <w:lang w:val="en-US"/>
        </w:rPr>
      </w:r>
      <w:r w:rsidR="0034642E" w:rsidRPr="0034642E">
        <w:rPr>
          <w:lang w:val="en-US"/>
        </w:rPr>
        <w:fldChar w:fldCharType="separate"/>
      </w:r>
      <w:r w:rsidR="0034642E" w:rsidRPr="008F3DFD">
        <w:rPr>
          <w:color w:val="000000" w:themeColor="text1"/>
          <w:lang w:val="en-US"/>
        </w:rPr>
        <w:t xml:space="preserve">Fig. </w:t>
      </w:r>
      <w:r w:rsidR="0034642E" w:rsidRPr="008F3DFD">
        <w:rPr>
          <w:noProof/>
          <w:color w:val="000000" w:themeColor="text1"/>
          <w:lang w:val="en-US"/>
        </w:rPr>
        <w:t>1</w:t>
      </w:r>
      <w:r w:rsidR="0034642E" w:rsidRPr="0034642E">
        <w:rPr>
          <w:lang w:val="en-US"/>
        </w:rPr>
        <w:fldChar w:fldCharType="end"/>
      </w:r>
      <w:r>
        <w:rPr>
          <w:lang w:val="en-US"/>
        </w:rPr>
        <w:t>C</w:t>
      </w:r>
      <w:r w:rsidR="00705454">
        <w:rPr>
          <w:lang w:val="en-US"/>
        </w:rPr>
        <w:t>)</w:t>
      </w:r>
      <w:del w:id="170" w:author="Hilmar Zech" w:date="2022-01-26T12:09:00Z">
        <w:r w:rsidR="00705454" w:rsidDel="004C06E4">
          <w:rPr>
            <w:lang w:val="en-US"/>
          </w:rPr>
          <w:delText xml:space="preserve">.  </w:delText>
        </w:r>
      </w:del>
      <w:ins w:id="171" w:author="Hilmar Zech" w:date="2022-01-26T12:09:00Z">
        <w:r w:rsidR="004C06E4">
          <w:rPr>
            <w:lang w:val="en-US"/>
          </w:rPr>
          <w:t xml:space="preserve">. </w:t>
        </w:r>
      </w:ins>
      <w:r w:rsidR="00705454">
        <w:rPr>
          <w:lang w:val="en-US"/>
        </w:rPr>
        <w:t xml:space="preserve">The </w:t>
      </w:r>
      <w:r w:rsidR="00A541AD">
        <w:rPr>
          <w:lang w:val="en-US"/>
        </w:rPr>
        <w:t xml:space="preserve">task </w:t>
      </w:r>
      <w:r w:rsidR="009F023A">
        <w:rPr>
          <w:lang w:val="en-US"/>
        </w:rPr>
        <w:t xml:space="preserve">involved three conditions: In the </w:t>
      </w:r>
      <w:r>
        <w:rPr>
          <w:lang w:val="en-US"/>
        </w:rPr>
        <w:t>‘</w:t>
      </w:r>
      <w:r w:rsidR="00A541AD">
        <w:rPr>
          <w:i/>
          <w:iCs/>
          <w:lang w:val="en-US"/>
        </w:rPr>
        <w:t>gain</w:t>
      </w:r>
      <w:r>
        <w:rPr>
          <w:i/>
          <w:iCs/>
          <w:lang w:val="en-US"/>
        </w:rPr>
        <w:t>’</w:t>
      </w:r>
      <w:r w:rsidR="009F023A">
        <w:rPr>
          <w:i/>
          <w:iCs/>
          <w:lang w:val="en-US"/>
        </w:rPr>
        <w:t xml:space="preserve"> </w:t>
      </w:r>
      <w:r w:rsidR="009F023A" w:rsidRPr="002708C9">
        <w:rPr>
          <w:iCs/>
          <w:lang w:val="en-US"/>
        </w:rPr>
        <w:t>condition</w:t>
      </w:r>
      <w:r w:rsidR="009F023A">
        <w:rPr>
          <w:i/>
          <w:iCs/>
          <w:lang w:val="en-US"/>
        </w:rPr>
        <w:t xml:space="preserve"> </w:t>
      </w:r>
      <w:r w:rsidR="009F023A">
        <w:rPr>
          <w:lang w:val="en-US"/>
        </w:rPr>
        <w:t xml:space="preserve">participants chose between either a certain </w:t>
      </w:r>
      <w:r w:rsidR="00A541AD">
        <w:rPr>
          <w:lang w:val="en-US"/>
        </w:rPr>
        <w:t>gain</w:t>
      </w:r>
      <w:r w:rsidR="009F023A">
        <w:rPr>
          <w:lang w:val="en-US"/>
        </w:rPr>
        <w:t xml:space="preserve"> </w:t>
      </w:r>
      <w:r w:rsidR="00A541AD">
        <w:rPr>
          <w:lang w:val="en-US"/>
        </w:rPr>
        <w:t xml:space="preserve">or </w:t>
      </w:r>
      <w:r>
        <w:rPr>
          <w:lang w:val="en-US"/>
        </w:rPr>
        <w:t>to</w:t>
      </w:r>
      <w:r w:rsidR="00A541AD">
        <w:rPr>
          <w:lang w:val="en-US"/>
        </w:rPr>
        <w:t xml:space="preserve"> gamble </w:t>
      </w:r>
      <w:r>
        <w:rPr>
          <w:lang w:val="en-US"/>
        </w:rPr>
        <w:t xml:space="preserve">for a larger gain against </w:t>
      </w:r>
      <w:r w:rsidR="00F81DCC">
        <w:rPr>
          <w:lang w:val="en-US"/>
        </w:rPr>
        <w:t>0 points</w:t>
      </w:r>
      <w:del w:id="172" w:author="Hilmar Zech" w:date="2022-01-26T12:09:00Z">
        <w:r w:rsidR="00F81DCC" w:rsidDel="004C06E4">
          <w:rPr>
            <w:lang w:val="en-US"/>
          </w:rPr>
          <w:delText xml:space="preserve">.  </w:delText>
        </w:r>
      </w:del>
      <w:ins w:id="173" w:author="Hilmar Zech" w:date="2022-01-26T12:09:00Z">
        <w:r w:rsidR="004C06E4">
          <w:rPr>
            <w:lang w:val="en-US"/>
          </w:rPr>
          <w:t xml:space="preserve">. </w:t>
        </w:r>
      </w:ins>
      <w:r w:rsidR="00F81DCC">
        <w:rPr>
          <w:lang w:val="en-US"/>
        </w:rPr>
        <w:t xml:space="preserve">In the </w:t>
      </w:r>
      <w:r>
        <w:rPr>
          <w:lang w:val="en-US"/>
        </w:rPr>
        <w:t>‘</w:t>
      </w:r>
      <w:r w:rsidR="00F81DCC">
        <w:rPr>
          <w:i/>
          <w:iCs/>
          <w:lang w:val="en-US"/>
        </w:rPr>
        <w:t>loss</w:t>
      </w:r>
      <w:r>
        <w:rPr>
          <w:i/>
          <w:iCs/>
          <w:lang w:val="en-US"/>
        </w:rPr>
        <w:t>’</w:t>
      </w:r>
      <w:r w:rsidR="00F81DCC">
        <w:rPr>
          <w:i/>
          <w:iCs/>
          <w:lang w:val="en-US"/>
        </w:rPr>
        <w:t xml:space="preserve"> </w:t>
      </w:r>
      <w:r w:rsidR="00F81DCC" w:rsidRPr="002708C9">
        <w:rPr>
          <w:iCs/>
          <w:lang w:val="en-US"/>
        </w:rPr>
        <w:t>condition</w:t>
      </w:r>
      <w:r w:rsidR="00F81DCC">
        <w:rPr>
          <w:i/>
          <w:iCs/>
          <w:lang w:val="en-US"/>
        </w:rPr>
        <w:t xml:space="preserve"> </w:t>
      </w:r>
      <w:r w:rsidR="00F81DCC">
        <w:rPr>
          <w:lang w:val="en-US"/>
        </w:rPr>
        <w:t xml:space="preserve">participants chose between either a certain loss or </w:t>
      </w:r>
      <w:r>
        <w:rPr>
          <w:lang w:val="en-US"/>
        </w:rPr>
        <w:t>to</w:t>
      </w:r>
      <w:r w:rsidR="00F81DCC">
        <w:rPr>
          <w:lang w:val="en-US"/>
        </w:rPr>
        <w:t xml:space="preserve"> gamble </w:t>
      </w:r>
      <w:r>
        <w:rPr>
          <w:lang w:val="en-US"/>
        </w:rPr>
        <w:t xml:space="preserve">for </w:t>
      </w:r>
      <w:r w:rsidR="00F81DCC">
        <w:rPr>
          <w:lang w:val="en-US"/>
        </w:rPr>
        <w:t xml:space="preserve">0 points </w:t>
      </w:r>
      <w:r>
        <w:rPr>
          <w:lang w:val="en-US"/>
        </w:rPr>
        <w:t xml:space="preserve">against a </w:t>
      </w:r>
      <w:r w:rsidR="00F81DCC">
        <w:rPr>
          <w:lang w:val="en-US"/>
        </w:rPr>
        <w:t>larger loss</w:t>
      </w:r>
      <w:del w:id="174" w:author="Hilmar Zech" w:date="2022-01-26T12:09:00Z">
        <w:r w:rsidR="00F81DCC" w:rsidDel="004C06E4">
          <w:rPr>
            <w:lang w:val="en-US"/>
          </w:rPr>
          <w:delText xml:space="preserve">.  </w:delText>
        </w:r>
      </w:del>
      <w:ins w:id="175" w:author="Hilmar Zech" w:date="2022-01-26T12:09:00Z">
        <w:r w:rsidR="004C06E4">
          <w:rPr>
            <w:lang w:val="en-US"/>
          </w:rPr>
          <w:t xml:space="preserve">. </w:t>
        </w:r>
      </w:ins>
      <w:r w:rsidR="00F81DCC">
        <w:rPr>
          <w:lang w:val="en-US"/>
        </w:rPr>
        <w:t xml:space="preserve">In the </w:t>
      </w:r>
      <w:r>
        <w:rPr>
          <w:lang w:val="en-US"/>
        </w:rPr>
        <w:t>‘</w:t>
      </w:r>
      <w:r w:rsidR="00F81DCC">
        <w:rPr>
          <w:i/>
          <w:iCs/>
          <w:lang w:val="en-US"/>
        </w:rPr>
        <w:t>mixed</w:t>
      </w:r>
      <w:r>
        <w:rPr>
          <w:i/>
          <w:iCs/>
          <w:lang w:val="en-US"/>
        </w:rPr>
        <w:t>’</w:t>
      </w:r>
      <w:r w:rsidR="00F81DCC">
        <w:rPr>
          <w:i/>
          <w:iCs/>
          <w:lang w:val="en-US"/>
        </w:rPr>
        <w:t xml:space="preserve"> </w:t>
      </w:r>
      <w:r w:rsidR="00F81DCC" w:rsidRPr="002708C9">
        <w:rPr>
          <w:iCs/>
          <w:lang w:val="en-US"/>
        </w:rPr>
        <w:t>condition</w:t>
      </w:r>
      <w:r w:rsidR="00F81DCC">
        <w:rPr>
          <w:lang w:val="en-US"/>
        </w:rPr>
        <w:t xml:space="preserve">, participants chose between a certain amount of 0 points </w:t>
      </w:r>
      <w:r w:rsidR="00196FFC">
        <w:rPr>
          <w:lang w:val="en-US"/>
        </w:rPr>
        <w:t xml:space="preserve">or </w:t>
      </w:r>
      <w:r>
        <w:rPr>
          <w:lang w:val="en-US"/>
        </w:rPr>
        <w:t xml:space="preserve">to </w:t>
      </w:r>
      <w:r w:rsidR="00196FFC">
        <w:rPr>
          <w:lang w:val="en-US"/>
        </w:rPr>
        <w:t xml:space="preserve">gamble </w:t>
      </w:r>
      <w:r>
        <w:rPr>
          <w:lang w:val="en-US"/>
        </w:rPr>
        <w:t>for</w:t>
      </w:r>
      <w:r w:rsidR="00196FFC">
        <w:rPr>
          <w:lang w:val="en-US"/>
        </w:rPr>
        <w:t xml:space="preserve"> a gain </w:t>
      </w:r>
      <w:r>
        <w:rPr>
          <w:lang w:val="en-US"/>
        </w:rPr>
        <w:t xml:space="preserve">against a </w:t>
      </w:r>
      <w:r w:rsidR="00196FFC">
        <w:rPr>
          <w:lang w:val="en-US"/>
        </w:rPr>
        <w:t>loss amount</w:t>
      </w:r>
      <w:del w:id="176" w:author="Hilmar Zech" w:date="2022-01-26T12:09:00Z">
        <w:r w:rsidR="00196FFC" w:rsidDel="004C06E4">
          <w:rPr>
            <w:lang w:val="en-US"/>
          </w:rPr>
          <w:delText>.</w:delText>
        </w:r>
        <w:r w:rsidR="00DE79C1" w:rsidDel="004C06E4">
          <w:rPr>
            <w:lang w:val="en-US"/>
          </w:rPr>
          <w:delText xml:space="preserve">  </w:delText>
        </w:r>
      </w:del>
      <w:ins w:id="177" w:author="Hilmar Zech" w:date="2022-01-26T12:09:00Z">
        <w:r w:rsidR="004C06E4">
          <w:rPr>
            <w:lang w:val="en-US"/>
          </w:rPr>
          <w:t xml:space="preserve">. </w:t>
        </w:r>
      </w:ins>
      <w:r w:rsidR="00222177">
        <w:rPr>
          <w:lang w:val="en-US"/>
        </w:rPr>
        <w:t>Each condition consisted of ten trials</w:t>
      </w:r>
      <w:del w:id="178" w:author="Hilmar Zech" w:date="2022-01-26T12:09:00Z">
        <w:r w:rsidR="00222177" w:rsidDel="004C06E4">
          <w:rPr>
            <w:lang w:val="en-US"/>
          </w:rPr>
          <w:delText xml:space="preserve">.  </w:delText>
        </w:r>
      </w:del>
      <w:ins w:id="179" w:author="Hilmar Zech" w:date="2022-01-26T12:09:00Z">
        <w:r w:rsidR="004C06E4">
          <w:rPr>
            <w:lang w:val="en-US"/>
          </w:rPr>
          <w:t xml:space="preserve">. </w:t>
        </w:r>
      </w:ins>
      <w:r w:rsidR="00222177">
        <w:rPr>
          <w:lang w:val="en-US"/>
        </w:rPr>
        <w:t>In each trial, a c</w:t>
      </w:r>
      <w:r w:rsidR="00DE79C1">
        <w:rPr>
          <w:lang w:val="en-US"/>
        </w:rPr>
        <w:t xml:space="preserve">ertain amount </w:t>
      </w:r>
      <w:r w:rsidR="00222177">
        <w:rPr>
          <w:lang w:val="en-US"/>
        </w:rPr>
        <w:t>was first</w:t>
      </w:r>
      <w:r w:rsidR="00DE79C1">
        <w:rPr>
          <w:lang w:val="en-US"/>
        </w:rPr>
        <w:t xml:space="preserve"> randomly chosen with replacement from </w:t>
      </w:r>
      <w:r w:rsidR="00222177">
        <w:rPr>
          <w:lang w:val="en-US"/>
        </w:rPr>
        <w:t xml:space="preserve">a </w:t>
      </w:r>
      <w:r w:rsidR="00DE79C1">
        <w:rPr>
          <w:lang w:val="en-US"/>
        </w:rPr>
        <w:t>fixed list of outcomes</w:t>
      </w:r>
      <w:r>
        <w:rPr>
          <w:lang w:val="en-US"/>
        </w:rPr>
        <w:t xml:space="preserve"> </w:t>
      </w:r>
      <w:r w:rsidR="00DE79C1">
        <w:rPr>
          <w:lang w:val="en-US"/>
        </w:rPr>
        <w:t xml:space="preserve">Gamble amounts were then </w:t>
      </w:r>
      <w:r w:rsidR="00497D11">
        <w:rPr>
          <w:lang w:val="en-US"/>
        </w:rPr>
        <w:t>calculated</w:t>
      </w:r>
      <w:r w:rsidR="00DE79C1">
        <w:rPr>
          <w:lang w:val="en-US"/>
        </w:rPr>
        <w:t xml:space="preserve"> by multiplying the certain amount with </w:t>
      </w:r>
      <w:r w:rsidR="00497D11">
        <w:rPr>
          <w:lang w:val="en-US"/>
        </w:rPr>
        <w:t>a randomly chosen multiplier from</w:t>
      </w:r>
      <w:r w:rsidR="00222177">
        <w:rPr>
          <w:lang w:val="en-US"/>
        </w:rPr>
        <w:t xml:space="preserve"> another</w:t>
      </w:r>
      <w:r w:rsidR="00497D11">
        <w:rPr>
          <w:lang w:val="en-US"/>
        </w:rPr>
        <w:t xml:space="preserve"> fixed list (for details, see Rutledge et al., 2014, supplementary materials).</w:t>
      </w:r>
      <w:r w:rsidR="00E07808">
        <w:rPr>
          <w:lang w:val="en-US"/>
        </w:rPr>
        <w:t xml:space="preserve"> The task also involved current mood ratings </w:t>
      </w:r>
      <w:ins w:id="180" w:author="Hilmar Zech" w:date="2022-01-26T12:41:00Z">
        <w:r w:rsidR="00FF6D99">
          <w:rPr>
            <w:lang w:val="en-US"/>
          </w:rPr>
          <w:t>(“How happy are you at this moment?”</w:t>
        </w:r>
      </w:ins>
      <w:ins w:id="181" w:author="Hilmar Zech" w:date="2022-01-26T12:43:00Z">
        <w:r w:rsidR="008D34E7">
          <w:rPr>
            <w:lang w:val="en-US"/>
          </w:rPr>
          <w:t>;</w:t>
        </w:r>
      </w:ins>
      <w:ins w:id="182" w:author="Hilmar Zech" w:date="2022-01-26T12:42:00Z">
        <w:r w:rsidR="008D34E7">
          <w:rPr>
            <w:lang w:val="en-US"/>
          </w:rPr>
          <w:t xml:space="preserve"> rating line with endpoints “very happy” and “very unhappy”</w:t>
        </w:r>
      </w:ins>
      <w:ins w:id="183" w:author="Hilmar Zech" w:date="2022-01-26T12:41:00Z">
        <w:r w:rsidR="00FF6D99">
          <w:rPr>
            <w:lang w:val="en-US"/>
          </w:rPr>
          <w:t xml:space="preserve">) </w:t>
        </w:r>
      </w:ins>
      <w:commentRangeStart w:id="184"/>
      <w:del w:id="185" w:author="Hilmar Zech" w:date="2022-01-26T12:41:00Z">
        <w:r w:rsidR="00E07808" w:rsidDel="00FF6D99">
          <w:rPr>
            <w:lang w:val="en-US"/>
          </w:rPr>
          <w:delText>…</w:delText>
        </w:r>
      </w:del>
      <w:del w:id="186" w:author="Hilmar Zech" w:date="2022-01-26T12:40:00Z">
        <w:r w:rsidR="00E07808" w:rsidDel="00FF6D99">
          <w:rPr>
            <w:lang w:val="en-US"/>
          </w:rPr>
          <w:delText xml:space="preserve"> </w:delText>
        </w:r>
      </w:del>
      <w:commentRangeEnd w:id="184"/>
      <w:r w:rsidR="002708C9">
        <w:rPr>
          <w:rStyle w:val="CommentReference"/>
        </w:rPr>
        <w:commentReference w:id="184"/>
      </w:r>
      <w:r w:rsidR="00E07808">
        <w:rPr>
          <w:lang w:val="en-US"/>
        </w:rPr>
        <w:t xml:space="preserve">which were presented </w:t>
      </w:r>
      <w:del w:id="187" w:author="Hilmar Zech" w:date="2022-01-26T12:41:00Z">
        <w:r w:rsidR="00E07808" w:rsidDel="00FF6D99">
          <w:rPr>
            <w:lang w:val="en-US"/>
          </w:rPr>
          <w:delText xml:space="preserve">…  </w:delText>
        </w:r>
      </w:del>
      <w:ins w:id="188" w:author="Hilmar Zech" w:date="2022-01-26T12:41:00Z">
        <w:r w:rsidR="00FF6D99">
          <w:rPr>
            <w:lang w:val="en-US"/>
          </w:rPr>
          <w:t>after every two to three trials</w:t>
        </w:r>
        <w:r w:rsidR="00FF6D99">
          <w:rPr>
            <w:lang w:val="en-US"/>
          </w:rPr>
          <w:t xml:space="preserve"> </w:t>
        </w:r>
      </w:ins>
      <w:r w:rsidR="00E07808">
        <w:rPr>
          <w:lang w:val="en-US"/>
        </w:rPr>
        <w:t xml:space="preserve">but are not subject to the currently reported reliability analysis. </w:t>
      </w:r>
    </w:p>
    <w:p w14:paraId="61AE2B17" w14:textId="6E5B331E" w:rsidR="007C1631" w:rsidRPr="00F87E00" w:rsidRDefault="00F87E00" w:rsidP="00C724AF">
      <w:pPr>
        <w:spacing w:line="480" w:lineRule="auto"/>
        <w:ind w:firstLine="720"/>
        <w:outlineLvl w:val="2"/>
        <w:rPr>
          <w:ins w:id="189" w:author="Hilmar Zech" w:date="2022-01-08T12:55:00Z"/>
          <w:iCs/>
          <w:lang w:val="en-US"/>
        </w:rPr>
      </w:pPr>
      <w:commentRangeStart w:id="190"/>
      <w:commentRangeStart w:id="191"/>
      <w:r>
        <w:rPr>
          <w:b/>
          <w:bCs/>
          <w:i/>
          <w:iCs/>
          <w:lang w:val="en-US"/>
        </w:rPr>
        <w:t>Information sampling task</w:t>
      </w:r>
      <w:commentRangeEnd w:id="190"/>
      <w:r w:rsidR="00E07808">
        <w:rPr>
          <w:rStyle w:val="CommentReference"/>
        </w:rPr>
        <w:commentReference w:id="190"/>
      </w:r>
      <w:commentRangeEnd w:id="191"/>
      <w:r w:rsidR="00FB3670">
        <w:rPr>
          <w:rStyle w:val="CommentReference"/>
        </w:rPr>
        <w:commentReference w:id="191"/>
      </w:r>
      <w:r w:rsidR="00E07808">
        <w:rPr>
          <w:b/>
          <w:bCs/>
          <w:i/>
          <w:iCs/>
          <w:lang w:val="en-US"/>
        </w:rPr>
        <w:t xml:space="preserve">. </w:t>
      </w:r>
      <w:r w:rsidR="002E73C2">
        <w:rPr>
          <w:iCs/>
          <w:lang w:val="en-US"/>
        </w:rPr>
        <w:t>During the information sampling task</w:t>
      </w:r>
      <w:r w:rsidR="008E1AE1">
        <w:rPr>
          <w:iCs/>
          <w:lang w:val="en-US"/>
        </w:rPr>
        <w:t xml:space="preserve"> (</w:t>
      </w:r>
      <w:r w:rsidR="008E1AE1">
        <w:rPr>
          <w:lang w:val="en-US"/>
        </w:rPr>
        <w:t>Hunt et al., 2016)</w:t>
      </w:r>
      <w:r w:rsidR="002E73C2">
        <w:rPr>
          <w:iCs/>
          <w:lang w:val="en-US"/>
        </w:rPr>
        <w:t xml:space="preserve"> participants were presented with </w:t>
      </w:r>
      <w:r w:rsidR="00E07808">
        <w:rPr>
          <w:iCs/>
          <w:lang w:val="en-US"/>
        </w:rPr>
        <w:t xml:space="preserve">four playing cards in </w:t>
      </w:r>
      <w:r w:rsidR="002E73C2">
        <w:rPr>
          <w:iCs/>
          <w:lang w:val="en-US"/>
        </w:rPr>
        <w:t>rows of</w:t>
      </w:r>
      <w:r w:rsidR="008E1AE1">
        <w:rPr>
          <w:iCs/>
          <w:lang w:val="en-US"/>
        </w:rPr>
        <w:t xml:space="preserve"> two</w:t>
      </w:r>
      <w:r w:rsidR="00E07808">
        <w:rPr>
          <w:iCs/>
          <w:lang w:val="en-US"/>
        </w:rPr>
        <w:t xml:space="preserve"> </w:t>
      </w:r>
      <w:r w:rsidR="008E1AE1">
        <w:rPr>
          <w:iCs/>
          <w:lang w:val="en-US"/>
        </w:rPr>
        <w:t>and had to choose the row with the largest sum of card values</w:t>
      </w:r>
      <w:r w:rsidR="00052708">
        <w:rPr>
          <w:iCs/>
          <w:lang w:val="en-US"/>
        </w:rPr>
        <w:t xml:space="preserve"> (see Fig. 1D)</w:t>
      </w:r>
      <w:del w:id="192" w:author="Hilmar Zech" w:date="2022-01-26T12:09:00Z">
        <w:r w:rsidR="008E1AE1" w:rsidDel="004C06E4">
          <w:rPr>
            <w:iCs/>
            <w:lang w:val="en-US"/>
          </w:rPr>
          <w:delText xml:space="preserve">.  </w:delText>
        </w:r>
      </w:del>
      <w:ins w:id="193" w:author="Hilmar Zech" w:date="2022-01-26T12:09:00Z">
        <w:r w:rsidR="004C06E4">
          <w:rPr>
            <w:iCs/>
            <w:lang w:val="en-US"/>
          </w:rPr>
          <w:t xml:space="preserve">. </w:t>
        </w:r>
      </w:ins>
      <w:r w:rsidR="008E1AE1">
        <w:rPr>
          <w:iCs/>
          <w:lang w:val="en-US"/>
        </w:rPr>
        <w:t>Each</w:t>
      </w:r>
      <w:r w:rsidR="0096770C">
        <w:rPr>
          <w:iCs/>
          <w:lang w:val="en-US"/>
        </w:rPr>
        <w:t xml:space="preserve"> of the 21</w:t>
      </w:r>
      <w:r w:rsidR="008E1AE1">
        <w:rPr>
          <w:iCs/>
          <w:lang w:val="en-US"/>
        </w:rPr>
        <w:t xml:space="preserve"> trial</w:t>
      </w:r>
      <w:r w:rsidR="0096770C">
        <w:rPr>
          <w:iCs/>
          <w:lang w:val="en-US"/>
        </w:rPr>
        <w:t xml:space="preserve">s </w:t>
      </w:r>
      <w:r w:rsidR="008E1AE1">
        <w:rPr>
          <w:iCs/>
          <w:lang w:val="en-US"/>
        </w:rPr>
        <w:t xml:space="preserve">began with all cards </w:t>
      </w:r>
      <w:r w:rsidR="00F47A45">
        <w:rPr>
          <w:iCs/>
          <w:lang w:val="en-US"/>
        </w:rPr>
        <w:lastRenderedPageBreak/>
        <w:t>face down</w:t>
      </w:r>
      <w:del w:id="194" w:author="Hilmar Zech" w:date="2022-01-26T12:09:00Z">
        <w:r w:rsidR="0012635D" w:rsidDel="004C06E4">
          <w:rPr>
            <w:iCs/>
            <w:lang w:val="en-US"/>
          </w:rPr>
          <w:delText xml:space="preserve">.  </w:delText>
        </w:r>
      </w:del>
      <w:ins w:id="195" w:author="Hilmar Zech" w:date="2022-01-26T12:09:00Z">
        <w:r w:rsidR="004C06E4">
          <w:rPr>
            <w:iCs/>
            <w:lang w:val="en-US"/>
          </w:rPr>
          <w:t xml:space="preserve">. </w:t>
        </w:r>
      </w:ins>
      <w:r w:rsidR="00E07808">
        <w:rPr>
          <w:iCs/>
          <w:lang w:val="en-US"/>
        </w:rPr>
        <w:t xml:space="preserve"> </w:t>
      </w:r>
      <w:ins w:id="196" w:author="Hilmar Zech" w:date="2022-01-26T10:54:00Z">
        <w:r w:rsidR="000D399D">
          <w:rPr>
            <w:iCs/>
            <w:lang w:val="en-US"/>
          </w:rPr>
          <w:t>P</w:t>
        </w:r>
      </w:ins>
      <w:del w:id="197" w:author="Hilmar Zech" w:date="2022-01-26T10:54:00Z">
        <w:r w:rsidR="0012635D" w:rsidDel="000D399D">
          <w:rPr>
            <w:iCs/>
            <w:lang w:val="en-US"/>
          </w:rPr>
          <w:delText>p</w:delText>
        </w:r>
      </w:del>
      <w:r w:rsidR="0012635D">
        <w:rPr>
          <w:iCs/>
          <w:lang w:val="en-US"/>
        </w:rPr>
        <w:t>articipants could invest points to turn over one card at a time</w:t>
      </w:r>
      <w:r w:rsidR="00E07808">
        <w:rPr>
          <w:iCs/>
          <w:lang w:val="en-US"/>
        </w:rPr>
        <w:t xml:space="preserve"> to sample information</w:t>
      </w:r>
      <w:r w:rsidR="0012635D">
        <w:rPr>
          <w:iCs/>
          <w:lang w:val="en-US"/>
        </w:rPr>
        <w:t xml:space="preserve"> with </w:t>
      </w:r>
      <w:r w:rsidR="00E07808">
        <w:rPr>
          <w:iCs/>
          <w:lang w:val="en-US"/>
        </w:rPr>
        <w:t>increasing</w:t>
      </w:r>
      <w:r w:rsidR="0012635D">
        <w:rPr>
          <w:iCs/>
          <w:lang w:val="en-US"/>
        </w:rPr>
        <w:t xml:space="preserve"> costs for each </w:t>
      </w:r>
      <w:r w:rsidR="00E07808">
        <w:rPr>
          <w:iCs/>
          <w:lang w:val="en-US"/>
        </w:rPr>
        <w:t xml:space="preserve">additional </w:t>
      </w:r>
      <w:r w:rsidR="0012635D">
        <w:rPr>
          <w:iCs/>
          <w:lang w:val="en-US"/>
        </w:rPr>
        <w:t>card</w:t>
      </w:r>
      <w:r w:rsidR="008E702D">
        <w:rPr>
          <w:iCs/>
          <w:lang w:val="en-US"/>
        </w:rPr>
        <w:t xml:space="preserve"> (zero points for the first card, 10 for the first card</w:t>
      </w:r>
      <w:r w:rsidR="00E02213">
        <w:rPr>
          <w:iCs/>
          <w:lang w:val="en-US"/>
        </w:rPr>
        <w:t>, 15 for the third, and 20 for the fourth</w:t>
      </w:r>
      <w:r w:rsidR="0096770C">
        <w:rPr>
          <w:iCs/>
          <w:lang w:val="en-US"/>
        </w:rPr>
        <w:t xml:space="preserve"> card</w:t>
      </w:r>
      <w:r w:rsidR="008E702D">
        <w:rPr>
          <w:iCs/>
          <w:lang w:val="en-US"/>
        </w:rPr>
        <w:t>)</w:t>
      </w:r>
      <w:del w:id="198" w:author="Hilmar Zech" w:date="2022-01-26T12:09:00Z">
        <w:r w:rsidR="0012635D" w:rsidDel="004C06E4">
          <w:rPr>
            <w:iCs/>
            <w:lang w:val="en-US"/>
          </w:rPr>
          <w:delText xml:space="preserve">.  </w:delText>
        </w:r>
      </w:del>
      <w:ins w:id="199" w:author="Hilmar Zech" w:date="2022-01-26T12:09:00Z">
        <w:r w:rsidR="004C06E4">
          <w:rPr>
            <w:iCs/>
            <w:lang w:val="en-US"/>
          </w:rPr>
          <w:t xml:space="preserve">. </w:t>
        </w:r>
      </w:ins>
      <w:r w:rsidR="009D009D">
        <w:rPr>
          <w:iCs/>
          <w:lang w:val="en-US"/>
        </w:rPr>
        <w:t>Before</w:t>
      </w:r>
      <w:r w:rsidR="0096770C">
        <w:rPr>
          <w:iCs/>
          <w:lang w:val="en-US"/>
        </w:rPr>
        <w:t xml:space="preserve"> turning over a card, </w:t>
      </w:r>
      <w:r w:rsidR="00E02213">
        <w:rPr>
          <w:iCs/>
          <w:lang w:val="en-US"/>
        </w:rPr>
        <w:t xml:space="preserve">participants could also chose to guess </w:t>
      </w:r>
      <w:r w:rsidR="0096770C">
        <w:rPr>
          <w:iCs/>
          <w:lang w:val="en-US"/>
        </w:rPr>
        <w:t xml:space="preserve">at no cost </w:t>
      </w:r>
      <w:r w:rsidR="00E02213">
        <w:rPr>
          <w:iCs/>
          <w:lang w:val="en-US"/>
        </w:rPr>
        <w:t xml:space="preserve">which row </w:t>
      </w:r>
      <w:r w:rsidR="009D009D">
        <w:rPr>
          <w:iCs/>
          <w:lang w:val="en-US"/>
        </w:rPr>
        <w:t>had</w:t>
      </w:r>
      <w:r w:rsidR="00E02213">
        <w:rPr>
          <w:iCs/>
          <w:lang w:val="en-US"/>
        </w:rPr>
        <w:t xml:space="preserve"> the largest value</w:t>
      </w:r>
      <w:del w:id="200" w:author="Hilmar Zech" w:date="2022-01-26T12:09:00Z">
        <w:r w:rsidR="00B975A2" w:rsidDel="004C06E4">
          <w:rPr>
            <w:iCs/>
            <w:lang w:val="en-US"/>
          </w:rPr>
          <w:delText xml:space="preserve">.  </w:delText>
        </w:r>
      </w:del>
      <w:ins w:id="201" w:author="Hilmar Zech" w:date="2022-01-26T12:09:00Z">
        <w:r w:rsidR="004C06E4">
          <w:rPr>
            <w:iCs/>
            <w:lang w:val="en-US"/>
          </w:rPr>
          <w:t xml:space="preserve">. </w:t>
        </w:r>
      </w:ins>
      <w:r w:rsidR="00E07808">
        <w:rPr>
          <w:iCs/>
          <w:lang w:val="en-US"/>
        </w:rPr>
        <w:t xml:space="preserve">A choice at this stage would be a gamble (called a guess in the task) at 50/50. </w:t>
      </w:r>
      <w:r w:rsidR="00B975A2">
        <w:rPr>
          <w:iCs/>
          <w:lang w:val="en-US"/>
        </w:rPr>
        <w:t xml:space="preserve">Participants won 60 points if this guess was correct and lost 50 points if the guess was incorrect. </w:t>
      </w:r>
      <w:commentRangeStart w:id="202"/>
      <w:commentRangeStart w:id="203"/>
      <w:r w:rsidR="00E07808">
        <w:rPr>
          <w:iCs/>
          <w:lang w:val="en-US"/>
        </w:rPr>
        <w:t xml:space="preserve">If turning over one or multiple cards, the costs for information sampling reduced the total win. </w:t>
      </w:r>
      <w:commentRangeEnd w:id="202"/>
      <w:r w:rsidR="00E07808">
        <w:rPr>
          <w:rStyle w:val="CommentReference"/>
        </w:rPr>
        <w:commentReference w:id="202"/>
      </w:r>
      <w:commentRangeEnd w:id="203"/>
      <w:r w:rsidR="00FB3670">
        <w:rPr>
          <w:rStyle w:val="CommentReference"/>
        </w:rPr>
        <w:commentReference w:id="203"/>
      </w:r>
      <w:r w:rsidR="00B975A2">
        <w:rPr>
          <w:iCs/>
          <w:lang w:val="en-US"/>
        </w:rPr>
        <w:t xml:space="preserve">Card values were sampled </w:t>
      </w:r>
      <w:r w:rsidR="00785B88">
        <w:rPr>
          <w:iCs/>
          <w:lang w:val="en-US"/>
        </w:rPr>
        <w:t>randomly with replacement</w:t>
      </w:r>
      <w:r w:rsidR="00B975A2">
        <w:rPr>
          <w:iCs/>
          <w:lang w:val="en-US"/>
        </w:rPr>
        <w:t xml:space="preserve"> from a</w:t>
      </w:r>
      <w:r w:rsidR="00785B88">
        <w:rPr>
          <w:iCs/>
          <w:lang w:val="en-US"/>
        </w:rPr>
        <w:t xml:space="preserve"> discrete</w:t>
      </w:r>
      <w:r w:rsidR="00B975A2">
        <w:rPr>
          <w:iCs/>
          <w:lang w:val="en-US"/>
        </w:rPr>
        <w:t xml:space="preserve"> uniform distribution </w:t>
      </w:r>
      <w:r w:rsidR="00785B88">
        <w:rPr>
          <w:iCs/>
          <w:lang w:val="en-US"/>
        </w:rPr>
        <w:t>with integers ranging from one to 10.</w:t>
      </w:r>
    </w:p>
    <w:p w14:paraId="047FE371" w14:textId="77777777" w:rsidR="00D44063" w:rsidRDefault="00D44063" w:rsidP="00F87E00">
      <w:pPr>
        <w:spacing w:line="480" w:lineRule="auto"/>
        <w:outlineLvl w:val="1"/>
        <w:rPr>
          <w:ins w:id="204" w:author="Deserno, Lorenz" w:date="2022-01-18T11:41:00Z"/>
          <w:b/>
          <w:bCs/>
          <w:lang w:val="en-US"/>
        </w:rPr>
      </w:pPr>
    </w:p>
    <w:p w14:paraId="121C89D9" w14:textId="0BEAA7E8" w:rsidR="00F87E00" w:rsidRDefault="00AE7291" w:rsidP="00F87E00">
      <w:pPr>
        <w:spacing w:line="480" w:lineRule="auto"/>
        <w:outlineLvl w:val="1"/>
        <w:rPr>
          <w:b/>
          <w:bCs/>
          <w:lang w:val="en-US"/>
        </w:rPr>
      </w:pPr>
      <w:commentRangeStart w:id="205"/>
      <w:r>
        <w:rPr>
          <w:b/>
          <w:bCs/>
          <w:lang w:val="en-US"/>
        </w:rPr>
        <w:t>Data</w:t>
      </w:r>
      <w:commentRangeEnd w:id="205"/>
      <w:r w:rsidR="00D57063">
        <w:rPr>
          <w:rStyle w:val="CommentReference"/>
        </w:rPr>
        <w:commentReference w:id="205"/>
      </w:r>
      <w:r>
        <w:rPr>
          <w:b/>
          <w:bCs/>
          <w:lang w:val="en-US"/>
        </w:rPr>
        <w:t xml:space="preserve"> </w:t>
      </w:r>
      <w:r w:rsidR="00F87E00">
        <w:rPr>
          <w:b/>
          <w:bCs/>
          <w:lang w:val="en-US"/>
        </w:rPr>
        <w:t>Analysis</w:t>
      </w:r>
      <w:r>
        <w:rPr>
          <w:b/>
          <w:bCs/>
          <w:lang w:val="en-US"/>
        </w:rPr>
        <w:t xml:space="preserve">. </w:t>
      </w:r>
    </w:p>
    <w:p w14:paraId="7481CEFA" w14:textId="0CBC2813" w:rsidR="00010327" w:rsidRPr="00012CA3" w:rsidRDefault="00AC5853" w:rsidP="00172FD8">
      <w:pPr>
        <w:spacing w:line="480" w:lineRule="auto"/>
        <w:ind w:firstLine="720"/>
        <w:outlineLvl w:val="1"/>
        <w:rPr>
          <w:iCs/>
          <w:lang w:val="en-US"/>
        </w:rPr>
      </w:pPr>
      <w:r>
        <w:rPr>
          <w:iCs/>
          <w:lang w:val="en-US"/>
        </w:rPr>
        <w:t xml:space="preserve">The main goals of this </w:t>
      </w:r>
      <w:r w:rsidR="00DA1D75">
        <w:rPr>
          <w:iCs/>
          <w:lang w:val="en-US"/>
        </w:rPr>
        <w:t xml:space="preserve">study </w:t>
      </w:r>
      <w:r w:rsidR="005338AE">
        <w:rPr>
          <w:iCs/>
          <w:lang w:val="en-US"/>
        </w:rPr>
        <w:t>was</w:t>
      </w:r>
      <w:r w:rsidR="00DA1D75">
        <w:rPr>
          <w:iCs/>
          <w:lang w:val="en-US"/>
        </w:rPr>
        <w:t xml:space="preserve"> to assess the tasks’ reliability</w:t>
      </w:r>
      <w:r w:rsidR="00010327">
        <w:rPr>
          <w:iCs/>
          <w:lang w:val="en-US"/>
        </w:rPr>
        <w:t xml:space="preserve">.  </w:t>
      </w:r>
      <w:r w:rsidR="00F72AEC">
        <w:rPr>
          <w:iCs/>
          <w:lang w:val="en-US"/>
        </w:rPr>
        <w:t>Where possible—we first assessed the tasks’ split-half reliability—or the consistency with which a task measures its construct within one measurement session.  Next, we assessed the tasks</w:t>
      </w:r>
      <w:r w:rsidR="005338AE">
        <w:rPr>
          <w:iCs/>
          <w:lang w:val="en-US"/>
        </w:rPr>
        <w:t>’</w:t>
      </w:r>
      <w:r w:rsidR="00F72AEC">
        <w:rPr>
          <w:iCs/>
          <w:lang w:val="en-US"/>
        </w:rPr>
        <w:t xml:space="preserve"> test–retest reliability—or the</w:t>
      </w:r>
      <w:r w:rsidR="00F72AEC" w:rsidRPr="00F72AEC">
        <w:rPr>
          <w:iCs/>
          <w:lang w:val="en-US"/>
        </w:rPr>
        <w:t xml:space="preserve"> </w:t>
      </w:r>
      <w:r w:rsidR="00F72AEC">
        <w:rPr>
          <w:iCs/>
          <w:lang w:val="en-US"/>
        </w:rPr>
        <w:t xml:space="preserve">consistency with which a task measures its construct </w:t>
      </w:r>
      <w:r w:rsidR="00F72AEC">
        <w:rPr>
          <w:iCs/>
          <w:lang w:val="en-US"/>
        </w:rPr>
        <w:t>between</w:t>
      </w:r>
      <w:r w:rsidR="00F72AEC">
        <w:rPr>
          <w:iCs/>
          <w:lang w:val="en-US"/>
        </w:rPr>
        <w:t xml:space="preserve"> </w:t>
      </w:r>
      <w:r w:rsidR="00F72AEC">
        <w:rPr>
          <w:iCs/>
          <w:lang w:val="en-US"/>
        </w:rPr>
        <w:t>two</w:t>
      </w:r>
      <w:r w:rsidR="00F72AEC">
        <w:rPr>
          <w:iCs/>
          <w:lang w:val="en-US"/>
        </w:rPr>
        <w:t xml:space="preserve"> measurement session</w:t>
      </w:r>
      <w:r w:rsidR="00F72AEC">
        <w:rPr>
          <w:iCs/>
          <w:lang w:val="en-US"/>
        </w:rPr>
        <w:t>s</w:t>
      </w:r>
      <w:r w:rsidR="00F72AEC">
        <w:rPr>
          <w:iCs/>
          <w:lang w:val="en-US"/>
        </w:rPr>
        <w:t>.</w:t>
      </w:r>
      <w:r w:rsidR="00F72AEC">
        <w:rPr>
          <w:iCs/>
          <w:lang w:val="en-US"/>
        </w:rPr>
        <w:t xml:space="preserve">  </w:t>
      </w:r>
      <w:r w:rsidR="00793A9C">
        <w:rPr>
          <w:iCs/>
          <w:lang w:val="en-US"/>
        </w:rPr>
        <w:t xml:space="preserve">While assessing the tasks’ test–retest reliability, </w:t>
      </w:r>
      <w:r w:rsidR="00AB62C5">
        <w:rPr>
          <w:iCs/>
          <w:lang w:val="en-US"/>
        </w:rPr>
        <w:t xml:space="preserve">we </w:t>
      </w:r>
      <w:r w:rsidR="00793A9C">
        <w:rPr>
          <w:iCs/>
          <w:lang w:val="en-US"/>
        </w:rPr>
        <w:t>compared</w:t>
      </w:r>
      <w:r w:rsidR="00AB62C5">
        <w:rPr>
          <w:iCs/>
          <w:lang w:val="en-US"/>
        </w:rPr>
        <w:t xml:space="preserve"> </w:t>
      </w:r>
      <w:r w:rsidR="00012CA3">
        <w:rPr>
          <w:iCs/>
          <w:lang w:val="en-US"/>
        </w:rPr>
        <w:t xml:space="preserve">two approaches of analyzing task data—the traditional </w:t>
      </w:r>
      <w:r w:rsidR="00012CA3">
        <w:rPr>
          <w:i/>
          <w:lang w:val="en-US"/>
        </w:rPr>
        <w:t xml:space="preserve">aggregation </w:t>
      </w:r>
      <w:r w:rsidR="00012CA3">
        <w:rPr>
          <w:iCs/>
          <w:lang w:val="en-US"/>
        </w:rPr>
        <w:t xml:space="preserve">approach, and an alternative </w:t>
      </w:r>
      <w:r w:rsidR="00012CA3">
        <w:rPr>
          <w:i/>
          <w:lang w:val="en-US"/>
        </w:rPr>
        <w:t xml:space="preserve">prediction </w:t>
      </w:r>
      <w:r w:rsidR="00012CA3">
        <w:rPr>
          <w:iCs/>
          <w:lang w:val="en-US"/>
        </w:rPr>
        <w:t>approach, which has recently been shown to improve reliability in other cognitive tasks (</w:t>
      </w:r>
      <w:r w:rsidR="00793A9C">
        <w:rPr>
          <w:iCs/>
          <w:lang w:val="en-US"/>
        </w:rPr>
        <w:t xml:space="preserve">for details, see below; </w:t>
      </w:r>
      <w:proofErr w:type="spellStart"/>
      <w:r w:rsidR="00012CA3">
        <w:rPr>
          <w:iCs/>
          <w:lang w:val="en-US"/>
        </w:rPr>
        <w:t>Waltmann</w:t>
      </w:r>
      <w:proofErr w:type="spellEnd"/>
      <w:r w:rsidR="00012CA3">
        <w:rPr>
          <w:iCs/>
          <w:lang w:val="en-US"/>
        </w:rPr>
        <w:t xml:space="preserve"> et al., 2021).  Finally, we </w:t>
      </w:r>
      <w:r w:rsidR="00AB62C5">
        <w:rPr>
          <w:iCs/>
          <w:lang w:val="en-US"/>
        </w:rPr>
        <w:t>also explore</w:t>
      </w:r>
      <w:r w:rsidR="00793A9C">
        <w:rPr>
          <w:iCs/>
          <w:lang w:val="en-US"/>
        </w:rPr>
        <w:t>d</w:t>
      </w:r>
      <w:r w:rsidR="00AB62C5">
        <w:rPr>
          <w:iCs/>
          <w:lang w:val="en-US"/>
        </w:rPr>
        <w:t xml:space="preserve"> the effect of retest-period on test–retest reliability.</w:t>
      </w:r>
    </w:p>
    <w:p w14:paraId="604CEE07" w14:textId="06395C6A" w:rsidR="007A5D01" w:rsidRPr="0023281F" w:rsidRDefault="00172FD8" w:rsidP="000144DA">
      <w:pPr>
        <w:spacing w:line="480" w:lineRule="auto"/>
        <w:outlineLvl w:val="2"/>
        <w:rPr>
          <w:b/>
          <w:bCs/>
          <w:iCs/>
          <w:lang w:val="en-US"/>
        </w:rPr>
      </w:pPr>
      <w:r>
        <w:rPr>
          <w:b/>
          <w:bCs/>
          <w:iCs/>
          <w:lang w:val="en-US"/>
        </w:rPr>
        <w:t>Aggregation</w:t>
      </w:r>
      <w:commentRangeStart w:id="206"/>
      <w:commentRangeStart w:id="207"/>
      <w:r w:rsidR="00FF7C35" w:rsidRPr="000144DA">
        <w:rPr>
          <w:b/>
          <w:bCs/>
          <w:iCs/>
          <w:lang w:val="en-US"/>
        </w:rPr>
        <w:t xml:space="preserve"> vs. </w:t>
      </w:r>
      <w:r>
        <w:rPr>
          <w:b/>
          <w:bCs/>
          <w:iCs/>
          <w:lang w:val="en-US"/>
        </w:rPr>
        <w:t>prediction</w:t>
      </w:r>
      <w:r w:rsidR="001D6230" w:rsidRPr="000144DA">
        <w:rPr>
          <w:b/>
          <w:bCs/>
          <w:iCs/>
          <w:lang w:val="en-US"/>
        </w:rPr>
        <w:t xml:space="preserve"> </w:t>
      </w:r>
      <w:r w:rsidR="00224C68" w:rsidRPr="000144DA">
        <w:rPr>
          <w:b/>
          <w:bCs/>
          <w:iCs/>
          <w:lang w:val="en-US"/>
        </w:rPr>
        <w:t>approaches</w:t>
      </w:r>
      <w:commentRangeEnd w:id="206"/>
      <w:r w:rsidR="007A5D01" w:rsidRPr="007777C9">
        <w:rPr>
          <w:rStyle w:val="CommentReference"/>
        </w:rPr>
        <w:commentReference w:id="206"/>
      </w:r>
      <w:commentRangeEnd w:id="207"/>
      <w:r w:rsidR="007701E4">
        <w:rPr>
          <w:rStyle w:val="CommentReference"/>
        </w:rPr>
        <w:commentReference w:id="207"/>
      </w:r>
    </w:p>
    <w:p w14:paraId="6EB16247" w14:textId="7951315F" w:rsidR="00137144" w:rsidRDefault="0013283B" w:rsidP="00012CA3">
      <w:pPr>
        <w:spacing w:line="480" w:lineRule="auto"/>
        <w:ind w:firstLine="720"/>
        <w:outlineLvl w:val="2"/>
        <w:rPr>
          <w:iCs/>
          <w:lang w:val="en-US"/>
        </w:rPr>
      </w:pPr>
      <w:r>
        <w:rPr>
          <w:iCs/>
          <w:lang w:val="en-US"/>
        </w:rPr>
        <w:t>For each task, we compare</w:t>
      </w:r>
      <w:r w:rsidR="0063665A">
        <w:rPr>
          <w:iCs/>
          <w:lang w:val="en-US"/>
        </w:rPr>
        <w:t>d</w:t>
      </w:r>
      <w:r>
        <w:rPr>
          <w:iCs/>
          <w:lang w:val="en-US"/>
        </w:rPr>
        <w:t xml:space="preserve"> </w:t>
      </w:r>
      <w:r w:rsidR="008D20E7">
        <w:rPr>
          <w:iCs/>
          <w:lang w:val="en-US"/>
        </w:rPr>
        <w:t>two</w:t>
      </w:r>
      <w:r>
        <w:rPr>
          <w:iCs/>
          <w:lang w:val="en-US"/>
        </w:rPr>
        <w:t xml:space="preserve"> </w:t>
      </w:r>
      <w:r w:rsidR="00A41DF8">
        <w:rPr>
          <w:iCs/>
          <w:lang w:val="en-US"/>
        </w:rPr>
        <w:t>approaches</w:t>
      </w:r>
      <w:r>
        <w:rPr>
          <w:iCs/>
          <w:lang w:val="en-US"/>
        </w:rPr>
        <w:t xml:space="preserve"> of analyzing </w:t>
      </w:r>
      <w:r w:rsidR="00A41DF8">
        <w:rPr>
          <w:iCs/>
          <w:lang w:val="en-US"/>
        </w:rPr>
        <w:t xml:space="preserve">task </w:t>
      </w:r>
      <w:r>
        <w:rPr>
          <w:iCs/>
          <w:lang w:val="en-US"/>
        </w:rPr>
        <w:t>data:</w:t>
      </w:r>
      <w:r w:rsidR="002100DB">
        <w:rPr>
          <w:iCs/>
          <w:lang w:val="en-US"/>
        </w:rPr>
        <w:t xml:space="preserve">  The first </w:t>
      </w:r>
      <w:r w:rsidR="00A41DF8">
        <w:rPr>
          <w:iCs/>
          <w:lang w:val="en-US"/>
        </w:rPr>
        <w:t>approach</w:t>
      </w:r>
      <w:r w:rsidR="00C679BE">
        <w:rPr>
          <w:iCs/>
          <w:lang w:val="en-US"/>
        </w:rPr>
        <w:t>,</w:t>
      </w:r>
      <w:r w:rsidR="00B36E77">
        <w:rPr>
          <w:iCs/>
          <w:lang w:val="en-US"/>
        </w:rPr>
        <w:t xml:space="preserve"> which we subsequently call</w:t>
      </w:r>
      <w:r w:rsidR="00C679BE">
        <w:rPr>
          <w:iCs/>
          <w:lang w:val="en-US"/>
        </w:rPr>
        <w:t xml:space="preserve"> </w:t>
      </w:r>
      <w:r w:rsidR="00C679BE">
        <w:rPr>
          <w:i/>
          <w:lang w:val="en-US"/>
        </w:rPr>
        <w:t>aggregation,</w:t>
      </w:r>
      <w:r w:rsidR="002100DB">
        <w:rPr>
          <w:iCs/>
          <w:lang w:val="en-US"/>
        </w:rPr>
        <w:t xml:space="preserve"> is traditionally used to analyze task data</w:t>
      </w:r>
      <w:del w:id="208" w:author="Hilmar Zech" w:date="2022-01-26T12:09:00Z">
        <w:r w:rsidR="002100DB" w:rsidDel="004C06E4">
          <w:rPr>
            <w:iCs/>
            <w:lang w:val="en-US"/>
          </w:rPr>
          <w:delText xml:space="preserve">.  </w:delText>
        </w:r>
      </w:del>
      <w:ins w:id="209" w:author="Hilmar Zech" w:date="2022-01-26T12:09:00Z">
        <w:r w:rsidR="004C06E4">
          <w:rPr>
            <w:iCs/>
            <w:lang w:val="en-US"/>
          </w:rPr>
          <w:t xml:space="preserve">. </w:t>
        </w:r>
      </w:ins>
      <w:r>
        <w:rPr>
          <w:iCs/>
          <w:lang w:val="en-US"/>
        </w:rPr>
        <w:t>I</w:t>
      </w:r>
      <w:r w:rsidR="00372773">
        <w:rPr>
          <w:iCs/>
          <w:lang w:val="en-US"/>
        </w:rPr>
        <w:t xml:space="preserve">n </w:t>
      </w:r>
      <w:r w:rsidR="000728DF">
        <w:rPr>
          <w:iCs/>
          <w:lang w:val="en-US"/>
        </w:rPr>
        <w:t>this approach</w:t>
      </w:r>
      <w:r w:rsidR="00372773">
        <w:rPr>
          <w:iCs/>
          <w:lang w:val="en-US"/>
        </w:rPr>
        <w:t xml:space="preserve">, </w:t>
      </w:r>
      <w:r>
        <w:rPr>
          <w:iCs/>
          <w:lang w:val="en-US"/>
        </w:rPr>
        <w:t xml:space="preserve">summary </w:t>
      </w:r>
      <w:r w:rsidR="00372773">
        <w:rPr>
          <w:iCs/>
          <w:lang w:val="en-US"/>
        </w:rPr>
        <w:t>score</w:t>
      </w:r>
      <w:r>
        <w:rPr>
          <w:iCs/>
          <w:lang w:val="en-US"/>
        </w:rPr>
        <w:t>s</w:t>
      </w:r>
      <w:r w:rsidR="00372773">
        <w:rPr>
          <w:iCs/>
          <w:lang w:val="en-US"/>
        </w:rPr>
        <w:t xml:space="preserve"> </w:t>
      </w:r>
      <w:r>
        <w:rPr>
          <w:iCs/>
          <w:lang w:val="en-US"/>
        </w:rPr>
        <w:t>are</w:t>
      </w:r>
      <w:r w:rsidR="00372773">
        <w:rPr>
          <w:iCs/>
          <w:lang w:val="en-US"/>
        </w:rPr>
        <w:t xml:space="preserve"> </w:t>
      </w:r>
      <w:r w:rsidR="000728DF">
        <w:rPr>
          <w:iCs/>
          <w:lang w:val="en-US"/>
        </w:rPr>
        <w:t xml:space="preserve">first </w:t>
      </w:r>
      <w:r w:rsidR="00372773">
        <w:rPr>
          <w:iCs/>
          <w:lang w:val="en-US"/>
        </w:rPr>
        <w:t xml:space="preserve">created </w:t>
      </w:r>
      <w:r w:rsidR="003C31D5">
        <w:rPr>
          <w:iCs/>
          <w:lang w:val="en-US"/>
        </w:rPr>
        <w:t xml:space="preserve">by aggregating data </w:t>
      </w:r>
      <w:r w:rsidR="00372773">
        <w:rPr>
          <w:iCs/>
          <w:lang w:val="en-US"/>
        </w:rPr>
        <w:t xml:space="preserve">for </w:t>
      </w:r>
      <w:r>
        <w:rPr>
          <w:iCs/>
          <w:lang w:val="en-US"/>
        </w:rPr>
        <w:t xml:space="preserve">each </w:t>
      </w:r>
      <w:r w:rsidR="00372773">
        <w:rPr>
          <w:iCs/>
          <w:lang w:val="en-US"/>
        </w:rPr>
        <w:t>session of each participant</w:t>
      </w:r>
      <w:del w:id="210" w:author="Hilmar Zech" w:date="2022-01-26T12:09:00Z">
        <w:r w:rsidDel="004C06E4">
          <w:rPr>
            <w:iCs/>
            <w:lang w:val="en-US"/>
          </w:rPr>
          <w:delText xml:space="preserve">.  </w:delText>
        </w:r>
      </w:del>
      <w:ins w:id="211" w:author="Hilmar Zech" w:date="2022-01-26T12:09:00Z">
        <w:r w:rsidR="004C06E4">
          <w:rPr>
            <w:iCs/>
            <w:lang w:val="en-US"/>
          </w:rPr>
          <w:t xml:space="preserve">. </w:t>
        </w:r>
      </w:ins>
      <w:r w:rsidR="000728DF">
        <w:rPr>
          <w:iCs/>
          <w:lang w:val="en-US"/>
        </w:rPr>
        <w:t>Next</w:t>
      </w:r>
      <w:r w:rsidR="00372773">
        <w:rPr>
          <w:iCs/>
          <w:lang w:val="en-US"/>
        </w:rPr>
        <w:t xml:space="preserve">, these summary scores are used for </w:t>
      </w:r>
      <w:r w:rsidR="00372773" w:rsidRPr="000728DF">
        <w:rPr>
          <w:iCs/>
          <w:lang w:val="en-US"/>
        </w:rPr>
        <w:t>inference</w:t>
      </w:r>
      <w:r w:rsidR="00372773">
        <w:rPr>
          <w:iCs/>
          <w:lang w:val="en-US"/>
        </w:rPr>
        <w:t xml:space="preserve">, for example to calculate </w:t>
      </w:r>
      <w:r w:rsidR="00372773">
        <w:rPr>
          <w:iCs/>
          <w:lang w:val="en-US"/>
        </w:rPr>
        <w:lastRenderedPageBreak/>
        <w:t>test-retest reliabilities</w:t>
      </w:r>
      <w:del w:id="212" w:author="Hilmar Zech" w:date="2022-01-26T12:09:00Z">
        <w:r w:rsidR="00372773" w:rsidDel="004C06E4">
          <w:rPr>
            <w:iCs/>
            <w:lang w:val="en-US"/>
          </w:rPr>
          <w:delText xml:space="preserve">.  </w:delText>
        </w:r>
      </w:del>
      <w:ins w:id="213" w:author="Hilmar Zech" w:date="2022-01-26T12:09:00Z">
        <w:r w:rsidR="004C06E4">
          <w:rPr>
            <w:iCs/>
            <w:lang w:val="en-US"/>
          </w:rPr>
          <w:t xml:space="preserve">. </w:t>
        </w:r>
      </w:ins>
      <w:r w:rsidR="00372773">
        <w:rPr>
          <w:iCs/>
          <w:lang w:val="en-US"/>
        </w:rPr>
        <w:t xml:space="preserve">According to Haines et al. (2021) one problem of this </w:t>
      </w:r>
      <w:r w:rsidR="00A41DF8">
        <w:rPr>
          <w:iCs/>
          <w:lang w:val="en-US"/>
        </w:rPr>
        <w:t>approach</w:t>
      </w:r>
      <w:r w:rsidR="00372773">
        <w:rPr>
          <w:iCs/>
          <w:lang w:val="en-US"/>
        </w:rPr>
        <w:t xml:space="preserve"> is that it assumes</w:t>
      </w:r>
      <w:r w:rsidR="000728DF">
        <w:rPr>
          <w:iCs/>
          <w:lang w:val="en-US"/>
        </w:rPr>
        <w:t xml:space="preserve"> that</w:t>
      </w:r>
      <w:r w:rsidR="00372773">
        <w:rPr>
          <w:iCs/>
          <w:lang w:val="en-US"/>
        </w:rPr>
        <w:t xml:space="preserve"> </w:t>
      </w:r>
      <w:r w:rsidR="00001E97">
        <w:rPr>
          <w:iCs/>
          <w:lang w:val="en-US"/>
        </w:rPr>
        <w:t>scores are estimated without measurement error</w:t>
      </w:r>
      <w:del w:id="214" w:author="Hilmar Zech" w:date="2022-01-26T12:09:00Z">
        <w:r w:rsidR="00001E97" w:rsidDel="004C06E4">
          <w:rPr>
            <w:iCs/>
            <w:lang w:val="en-US"/>
          </w:rPr>
          <w:delText>.</w:delText>
        </w:r>
        <w:r w:rsidR="00755E13" w:rsidDel="004C06E4">
          <w:rPr>
            <w:iCs/>
            <w:lang w:val="en-US"/>
          </w:rPr>
          <w:delText xml:space="preserve">  </w:delText>
        </w:r>
      </w:del>
      <w:ins w:id="215" w:author="Hilmar Zech" w:date="2022-01-26T12:09:00Z">
        <w:r w:rsidR="004C06E4">
          <w:rPr>
            <w:iCs/>
            <w:lang w:val="en-US"/>
          </w:rPr>
          <w:t xml:space="preserve">. </w:t>
        </w:r>
      </w:ins>
      <w:r w:rsidR="00755E13">
        <w:rPr>
          <w:iCs/>
          <w:lang w:val="en-US"/>
        </w:rPr>
        <w:t>This</w:t>
      </w:r>
      <w:r w:rsidR="00A41DF8">
        <w:rPr>
          <w:iCs/>
          <w:lang w:val="en-US"/>
        </w:rPr>
        <w:t>, in turn,</w:t>
      </w:r>
      <w:r w:rsidR="008E3866">
        <w:rPr>
          <w:iCs/>
          <w:lang w:val="en-US"/>
        </w:rPr>
        <w:t xml:space="preserve"> leads</w:t>
      </w:r>
      <w:r w:rsidR="00A41DF8">
        <w:rPr>
          <w:iCs/>
          <w:lang w:val="en-US"/>
        </w:rPr>
        <w:t xml:space="preserve"> </w:t>
      </w:r>
      <w:r w:rsidR="008E3866">
        <w:rPr>
          <w:iCs/>
          <w:lang w:val="en-US"/>
        </w:rPr>
        <w:t xml:space="preserve">to ignoring </w:t>
      </w:r>
      <w:r w:rsidR="00E35074">
        <w:rPr>
          <w:iCs/>
          <w:lang w:val="en-US"/>
        </w:rPr>
        <w:t>un</w:t>
      </w:r>
      <w:r w:rsidR="008E3866">
        <w:rPr>
          <w:iCs/>
          <w:lang w:val="en-US"/>
        </w:rPr>
        <w:t xml:space="preserve">certainty </w:t>
      </w:r>
      <w:r w:rsidR="000728DF">
        <w:rPr>
          <w:iCs/>
          <w:lang w:val="en-US"/>
        </w:rPr>
        <w:t>during inference</w:t>
      </w:r>
      <w:r w:rsidR="008E3866">
        <w:rPr>
          <w:iCs/>
          <w:lang w:val="en-US"/>
        </w:rPr>
        <w:t>, which</w:t>
      </w:r>
      <w:r w:rsidR="000728DF">
        <w:rPr>
          <w:iCs/>
          <w:lang w:val="en-US"/>
        </w:rPr>
        <w:t>, for example,</w:t>
      </w:r>
      <w:r w:rsidR="008E3866">
        <w:rPr>
          <w:iCs/>
          <w:lang w:val="en-US"/>
        </w:rPr>
        <w:t xml:space="preserve"> attenuates test-retest reliability</w:t>
      </w:r>
      <w:del w:id="216" w:author="Hilmar Zech" w:date="2022-01-26T12:09:00Z">
        <w:r w:rsidR="008E3866" w:rsidDel="004C06E4">
          <w:rPr>
            <w:iCs/>
            <w:lang w:val="en-US"/>
          </w:rPr>
          <w:delText xml:space="preserve">.  </w:delText>
        </w:r>
      </w:del>
      <w:ins w:id="217" w:author="Hilmar Zech" w:date="2022-01-26T12:09:00Z">
        <w:r w:rsidR="004C06E4">
          <w:rPr>
            <w:iCs/>
            <w:lang w:val="en-US"/>
          </w:rPr>
          <w:t xml:space="preserve">. </w:t>
        </w:r>
      </w:ins>
      <w:r w:rsidR="008E3866">
        <w:rPr>
          <w:iCs/>
          <w:lang w:val="en-US"/>
        </w:rPr>
        <w:t xml:space="preserve">A second problem is that </w:t>
      </w:r>
      <w:r w:rsidR="00A41DF8">
        <w:rPr>
          <w:iCs/>
          <w:lang w:val="en-US"/>
        </w:rPr>
        <w:t xml:space="preserve">this method assumes that person-level parameters are distributed uniformly </w:t>
      </w:r>
      <w:r w:rsidR="008457B8">
        <w:rPr>
          <w:iCs/>
          <w:lang w:val="en-US"/>
        </w:rPr>
        <w:t xml:space="preserve">across an interval that spans beyond a reasonable range of </w:t>
      </w:r>
      <w:r w:rsidR="00A25DBF">
        <w:rPr>
          <w:iCs/>
          <w:lang w:val="en-US"/>
        </w:rPr>
        <w:t xml:space="preserve">task </w:t>
      </w:r>
      <w:r w:rsidR="008457B8">
        <w:rPr>
          <w:iCs/>
          <w:lang w:val="en-US"/>
        </w:rPr>
        <w:t>scores</w:t>
      </w:r>
      <w:del w:id="218" w:author="Hilmar Zech" w:date="2022-01-26T12:09:00Z">
        <w:r w:rsidR="00A25DBF" w:rsidDel="004C06E4">
          <w:rPr>
            <w:iCs/>
            <w:lang w:val="en-US"/>
          </w:rPr>
          <w:delText xml:space="preserve">.  </w:delText>
        </w:r>
      </w:del>
      <w:ins w:id="219" w:author="Hilmar Zech" w:date="2022-01-26T12:09:00Z">
        <w:r w:rsidR="004C06E4">
          <w:rPr>
            <w:iCs/>
            <w:lang w:val="en-US"/>
          </w:rPr>
          <w:t xml:space="preserve">. </w:t>
        </w:r>
      </w:ins>
      <w:r w:rsidR="00614D79">
        <w:rPr>
          <w:iCs/>
          <w:lang w:val="en-US"/>
        </w:rPr>
        <w:t>This is because, k</w:t>
      </w:r>
      <w:r w:rsidR="00A25DBF">
        <w:rPr>
          <w:iCs/>
          <w:lang w:val="en-US"/>
        </w:rPr>
        <w:t xml:space="preserve">nowledge about scores from other participants or scores from other sessions of </w:t>
      </w:r>
      <w:r w:rsidR="001C1FF6">
        <w:rPr>
          <w:iCs/>
          <w:lang w:val="en-US"/>
        </w:rPr>
        <w:t>the same</w:t>
      </w:r>
      <w:r w:rsidR="00A25DBF">
        <w:rPr>
          <w:iCs/>
          <w:lang w:val="en-US"/>
        </w:rPr>
        <w:t xml:space="preserve"> participant is not integrated in estimating </w:t>
      </w:r>
      <w:r w:rsidR="001C1FF6">
        <w:rPr>
          <w:iCs/>
          <w:lang w:val="en-US"/>
        </w:rPr>
        <w:t xml:space="preserve">individual </w:t>
      </w:r>
      <w:r w:rsidR="00A25DBF">
        <w:rPr>
          <w:iCs/>
          <w:lang w:val="en-US"/>
        </w:rPr>
        <w:t>session scores</w:t>
      </w:r>
      <w:del w:id="220" w:author="Hilmar Zech" w:date="2022-01-26T12:09:00Z">
        <w:r w:rsidR="00A25DBF" w:rsidDel="004C06E4">
          <w:rPr>
            <w:iCs/>
            <w:lang w:val="en-US"/>
          </w:rPr>
          <w:delText>.</w:delText>
        </w:r>
        <w:r w:rsidR="00614D79" w:rsidDel="004C06E4">
          <w:rPr>
            <w:iCs/>
            <w:lang w:val="en-US"/>
          </w:rPr>
          <w:delText xml:space="preserve">  </w:delText>
        </w:r>
      </w:del>
      <w:ins w:id="221" w:author="Hilmar Zech" w:date="2022-01-26T12:09:00Z">
        <w:r w:rsidR="004C06E4">
          <w:rPr>
            <w:iCs/>
            <w:lang w:val="en-US"/>
          </w:rPr>
          <w:t xml:space="preserve">. </w:t>
        </w:r>
      </w:ins>
      <w:r w:rsidR="00380E40">
        <w:rPr>
          <w:iCs/>
          <w:lang w:val="en-US"/>
        </w:rPr>
        <w:t>P</w:t>
      </w:r>
      <w:r w:rsidR="00614D79">
        <w:rPr>
          <w:iCs/>
          <w:lang w:val="en-US"/>
        </w:rPr>
        <w:t xml:space="preserve">rior research shows that integrating such information into </w:t>
      </w:r>
      <w:r w:rsidR="00380E40">
        <w:rPr>
          <w:iCs/>
          <w:lang w:val="en-US"/>
        </w:rPr>
        <w:t xml:space="preserve">individual </w:t>
      </w:r>
      <w:r w:rsidR="00614D79">
        <w:rPr>
          <w:iCs/>
          <w:lang w:val="en-US"/>
        </w:rPr>
        <w:t>score estimation yields more precise scores (</w:t>
      </w:r>
      <w:proofErr w:type="spellStart"/>
      <w:r w:rsidR="00614D79">
        <w:rPr>
          <w:iCs/>
          <w:lang w:val="en-US"/>
        </w:rPr>
        <w:t>Efron</w:t>
      </w:r>
      <w:proofErr w:type="spellEnd"/>
      <w:r w:rsidR="00614D79">
        <w:rPr>
          <w:iCs/>
          <w:lang w:val="en-US"/>
        </w:rPr>
        <w:t xml:space="preserve"> </w:t>
      </w:r>
      <w:r w:rsidR="00380E40">
        <w:rPr>
          <w:iCs/>
          <w:lang w:val="en-US"/>
        </w:rPr>
        <w:t>&amp; Morris, 1977; Gelman, 2006; Williams et al., 2020; as cited in Haines et al., 2021</w:t>
      </w:r>
      <w:r w:rsidR="00614D79">
        <w:rPr>
          <w:iCs/>
          <w:lang w:val="en-US"/>
        </w:rPr>
        <w:t>)</w:t>
      </w:r>
      <w:r w:rsidR="00380E40">
        <w:rPr>
          <w:iCs/>
          <w:lang w:val="en-US"/>
        </w:rPr>
        <w:t>.</w:t>
      </w:r>
    </w:p>
    <w:p w14:paraId="3B92DC55" w14:textId="2AEB6E85" w:rsidR="00E86B2C" w:rsidRDefault="00B36E77" w:rsidP="00614539">
      <w:pPr>
        <w:spacing w:line="480" w:lineRule="auto"/>
        <w:ind w:firstLine="720"/>
        <w:outlineLvl w:val="1"/>
        <w:rPr>
          <w:iCs/>
          <w:lang w:val="en-US"/>
        </w:rPr>
      </w:pPr>
      <w:r>
        <w:rPr>
          <w:iCs/>
          <w:lang w:val="en-US"/>
        </w:rPr>
        <w:t xml:space="preserve">The second </w:t>
      </w:r>
      <w:r w:rsidR="003C31D5">
        <w:rPr>
          <w:iCs/>
          <w:lang w:val="en-US"/>
        </w:rPr>
        <w:t xml:space="preserve">analysis </w:t>
      </w:r>
      <w:r>
        <w:rPr>
          <w:iCs/>
          <w:lang w:val="en-US"/>
        </w:rPr>
        <w:t xml:space="preserve">approach, </w:t>
      </w:r>
      <w:r w:rsidR="00614539">
        <w:rPr>
          <w:iCs/>
          <w:lang w:val="en-US"/>
        </w:rPr>
        <w:t xml:space="preserve">which we subsequently call </w:t>
      </w:r>
      <w:r w:rsidR="00614539">
        <w:rPr>
          <w:i/>
          <w:lang w:val="en-US"/>
        </w:rPr>
        <w:t>prediction</w:t>
      </w:r>
      <w:r w:rsidR="00614539">
        <w:rPr>
          <w:iCs/>
          <w:lang w:val="en-US"/>
        </w:rPr>
        <w:t xml:space="preserve">, </w:t>
      </w:r>
      <w:r w:rsidR="00394651">
        <w:rPr>
          <w:iCs/>
          <w:lang w:val="en-US"/>
        </w:rPr>
        <w:t>overcomes</w:t>
      </w:r>
      <w:r w:rsidR="00614539">
        <w:rPr>
          <w:iCs/>
          <w:lang w:val="en-US"/>
        </w:rPr>
        <w:t xml:space="preserve"> both problems of the aggregation approach.  Instead of first calculating summary scores and using them in a second step for inference, </w:t>
      </w:r>
      <w:r w:rsidR="00394651">
        <w:rPr>
          <w:iCs/>
          <w:lang w:val="en-US"/>
        </w:rPr>
        <w:t>the prediction</w:t>
      </w:r>
      <w:r w:rsidR="00614539">
        <w:rPr>
          <w:iCs/>
          <w:lang w:val="en-US"/>
        </w:rPr>
        <w:t xml:space="preserve"> approach performs inference directly </w:t>
      </w:r>
      <w:r w:rsidR="00394651">
        <w:rPr>
          <w:iCs/>
          <w:lang w:val="en-US"/>
        </w:rPr>
        <w:t>based</w:t>
      </w:r>
      <w:r w:rsidR="00614539">
        <w:rPr>
          <w:iCs/>
          <w:lang w:val="en-US"/>
        </w:rPr>
        <w:t xml:space="preserve"> on trial-level data.</w:t>
      </w:r>
      <w:ins w:id="222" w:author="Hilmar Zech" w:date="2022-01-26T12:09:00Z">
        <w:r w:rsidR="004C06E4">
          <w:rPr>
            <w:iCs/>
            <w:lang w:val="en-US"/>
          </w:rPr>
          <w:t xml:space="preserve"> </w:t>
        </w:r>
      </w:ins>
      <w:r w:rsidR="00394651">
        <w:rPr>
          <w:iCs/>
          <w:lang w:val="en-US"/>
        </w:rPr>
        <w:t>This</w:t>
      </w:r>
      <w:r w:rsidR="00950B05">
        <w:rPr>
          <w:iCs/>
          <w:lang w:val="en-US"/>
        </w:rPr>
        <w:t xml:space="preserve"> allow</w:t>
      </w:r>
      <w:r w:rsidR="003042CF">
        <w:rPr>
          <w:iCs/>
          <w:lang w:val="en-US"/>
        </w:rPr>
        <w:t>s</w:t>
      </w:r>
      <w:r w:rsidR="00950B05">
        <w:rPr>
          <w:iCs/>
          <w:lang w:val="en-US"/>
        </w:rPr>
        <w:t xml:space="preserve"> </w:t>
      </w:r>
      <w:r w:rsidR="00394651">
        <w:rPr>
          <w:iCs/>
          <w:lang w:val="en-US"/>
        </w:rPr>
        <w:t xml:space="preserve">it </w:t>
      </w:r>
      <w:r w:rsidR="00950B05">
        <w:rPr>
          <w:iCs/>
          <w:lang w:val="en-US"/>
        </w:rPr>
        <w:t xml:space="preserve">to </w:t>
      </w:r>
      <w:r w:rsidR="00B65D66">
        <w:rPr>
          <w:iCs/>
          <w:lang w:val="en-US"/>
        </w:rPr>
        <w:t>carry within-session uncertainty into the inference step</w:t>
      </w:r>
      <w:r w:rsidR="0054035A">
        <w:rPr>
          <w:iCs/>
          <w:lang w:val="en-US"/>
        </w:rPr>
        <w:t>, thus increasing test-retest reliability</w:t>
      </w:r>
      <w:del w:id="223" w:author="Hilmar Zech" w:date="2022-01-26T12:09:00Z">
        <w:r w:rsidR="009C5171" w:rsidDel="004C06E4">
          <w:rPr>
            <w:iCs/>
            <w:lang w:val="en-US"/>
          </w:rPr>
          <w:delText xml:space="preserve">.  </w:delText>
        </w:r>
      </w:del>
      <w:ins w:id="224" w:author="Hilmar Zech" w:date="2022-01-26T12:09:00Z">
        <w:r w:rsidR="004C06E4">
          <w:rPr>
            <w:iCs/>
            <w:lang w:val="en-US"/>
          </w:rPr>
          <w:t xml:space="preserve">. </w:t>
        </w:r>
      </w:ins>
      <w:r w:rsidR="009C5171">
        <w:rPr>
          <w:iCs/>
          <w:lang w:val="en-US"/>
        </w:rPr>
        <w:t>It also allows</w:t>
      </w:r>
      <w:r w:rsidR="00394651">
        <w:rPr>
          <w:iCs/>
          <w:lang w:val="en-US"/>
        </w:rPr>
        <w:t xml:space="preserve"> it to</w:t>
      </w:r>
      <w:r w:rsidR="0054035A">
        <w:rPr>
          <w:iCs/>
          <w:lang w:val="en-US"/>
        </w:rPr>
        <w:t xml:space="preserve"> </w:t>
      </w:r>
      <w:r w:rsidR="00B65D66">
        <w:rPr>
          <w:iCs/>
          <w:lang w:val="en-US"/>
        </w:rPr>
        <w:t>use information from other participants</w:t>
      </w:r>
      <w:r w:rsidR="003919C2">
        <w:rPr>
          <w:iCs/>
          <w:lang w:val="en-US"/>
        </w:rPr>
        <w:t xml:space="preserve"> and </w:t>
      </w:r>
      <w:r w:rsidR="00B65D66">
        <w:rPr>
          <w:iCs/>
          <w:lang w:val="en-US"/>
        </w:rPr>
        <w:t>sessions in each individual session score estimation</w:t>
      </w:r>
      <w:r w:rsidR="009C5171">
        <w:rPr>
          <w:iCs/>
          <w:lang w:val="en-US"/>
        </w:rPr>
        <w:t>, which increases precision</w:t>
      </w:r>
      <w:del w:id="225" w:author="Hilmar Zech" w:date="2022-01-26T12:09:00Z">
        <w:r w:rsidR="003919C2" w:rsidDel="004C06E4">
          <w:rPr>
            <w:iCs/>
            <w:lang w:val="en-US"/>
          </w:rPr>
          <w:delText xml:space="preserve">.  </w:delText>
        </w:r>
      </w:del>
      <w:ins w:id="226" w:author="Hilmar Zech" w:date="2022-01-26T12:09:00Z">
        <w:r w:rsidR="004C06E4">
          <w:rPr>
            <w:iCs/>
            <w:lang w:val="en-US"/>
          </w:rPr>
          <w:t xml:space="preserve">. </w:t>
        </w:r>
      </w:ins>
      <w:r w:rsidR="0086519B">
        <w:rPr>
          <w:iCs/>
          <w:lang w:val="en-US"/>
        </w:rPr>
        <w:t xml:space="preserve">In this study, </w:t>
      </w:r>
      <w:r w:rsidR="00614539">
        <w:rPr>
          <w:iCs/>
          <w:lang w:val="en-US"/>
        </w:rPr>
        <w:t xml:space="preserve">we </w:t>
      </w:r>
      <w:r w:rsidR="00EE5E0B">
        <w:rPr>
          <w:iCs/>
          <w:lang w:val="en-US"/>
        </w:rPr>
        <w:t>implemented</w:t>
      </w:r>
      <w:r w:rsidR="0086519B">
        <w:rPr>
          <w:iCs/>
          <w:lang w:val="en-US"/>
        </w:rPr>
        <w:t xml:space="preserve"> </w:t>
      </w:r>
      <w:r w:rsidR="00614539">
        <w:rPr>
          <w:iCs/>
          <w:lang w:val="en-US"/>
        </w:rPr>
        <w:t>this approach by</w:t>
      </w:r>
      <w:r w:rsidR="0086519B">
        <w:rPr>
          <w:iCs/>
          <w:lang w:val="en-US"/>
        </w:rPr>
        <w:t xml:space="preserve"> </w:t>
      </w:r>
      <w:r w:rsidR="00AD454D">
        <w:rPr>
          <w:iCs/>
          <w:lang w:val="en-US"/>
        </w:rPr>
        <w:t xml:space="preserve">translating traditional </w:t>
      </w:r>
      <w:r w:rsidR="00EE5E0B">
        <w:rPr>
          <w:iCs/>
          <w:lang w:val="en-US"/>
        </w:rPr>
        <w:t xml:space="preserve">aggregation-based </w:t>
      </w:r>
      <w:r w:rsidR="00AD454D">
        <w:rPr>
          <w:iCs/>
          <w:lang w:val="en-US"/>
        </w:rPr>
        <w:t>analyses into analyses using hierarchical mixed models</w:t>
      </w:r>
      <w:r w:rsidR="00D50F41">
        <w:rPr>
          <w:iCs/>
          <w:lang w:val="en-US"/>
        </w:rPr>
        <w:t>.  Hierarchical mixed models allow to analyze data at the trial-level</w:t>
      </w:r>
      <w:r w:rsidR="00394651">
        <w:rPr>
          <w:iCs/>
          <w:lang w:val="en-US"/>
        </w:rPr>
        <w:t xml:space="preserve"> while still accounting for the participant and session structure of the data</w:t>
      </w:r>
      <w:r w:rsidR="00D50F41">
        <w:rPr>
          <w:iCs/>
          <w:lang w:val="en-US"/>
        </w:rPr>
        <w:t xml:space="preserve"> </w:t>
      </w:r>
      <w:r w:rsidR="00EE5E0B">
        <w:rPr>
          <w:iCs/>
          <w:lang w:val="en-US"/>
        </w:rPr>
        <w:t>(for details about these translations for each task, see below)</w:t>
      </w:r>
      <w:del w:id="227" w:author="Hilmar Zech" w:date="2022-01-26T12:09:00Z">
        <w:r w:rsidR="00AD454D" w:rsidDel="004C06E4">
          <w:rPr>
            <w:iCs/>
            <w:lang w:val="en-US"/>
          </w:rPr>
          <w:delText xml:space="preserve">.  </w:delText>
        </w:r>
      </w:del>
      <w:ins w:id="228" w:author="Hilmar Zech" w:date="2022-01-26T12:09:00Z">
        <w:r w:rsidR="004C06E4">
          <w:rPr>
            <w:iCs/>
            <w:lang w:val="en-US"/>
          </w:rPr>
          <w:t xml:space="preserve">. </w:t>
        </w:r>
      </w:ins>
    </w:p>
    <w:p w14:paraId="06679EA3" w14:textId="23A6A01C" w:rsidR="00CC3AAF" w:rsidRDefault="00AD454D" w:rsidP="00CC3AAF">
      <w:pPr>
        <w:spacing w:line="480" w:lineRule="auto"/>
        <w:ind w:firstLine="720"/>
        <w:outlineLvl w:val="1"/>
        <w:rPr>
          <w:iCs/>
          <w:lang w:val="en-US"/>
        </w:rPr>
      </w:pPr>
      <w:r>
        <w:rPr>
          <w:iCs/>
          <w:lang w:val="en-US"/>
        </w:rPr>
        <w:t xml:space="preserve">To verify that this translation </w:t>
      </w:r>
      <w:r w:rsidR="00EE5E0B">
        <w:rPr>
          <w:iCs/>
          <w:lang w:val="en-US"/>
        </w:rPr>
        <w:t>did</w:t>
      </w:r>
      <w:r>
        <w:rPr>
          <w:iCs/>
          <w:lang w:val="en-US"/>
        </w:rPr>
        <w:t xml:space="preserve"> not substantially change task scores, we also include</w:t>
      </w:r>
      <w:r w:rsidR="00EE5E0B">
        <w:rPr>
          <w:iCs/>
          <w:lang w:val="en-US"/>
        </w:rPr>
        <w:t>d</w:t>
      </w:r>
      <w:r>
        <w:rPr>
          <w:iCs/>
          <w:lang w:val="en-US"/>
        </w:rPr>
        <w:t xml:space="preserve"> a third analysis approach</w:t>
      </w:r>
      <w:r w:rsidR="00EE5E0B">
        <w:rPr>
          <w:iCs/>
          <w:lang w:val="en-US"/>
        </w:rPr>
        <w:t>, in which we</w:t>
      </w:r>
      <w:r>
        <w:rPr>
          <w:iCs/>
          <w:lang w:val="en-US"/>
        </w:rPr>
        <w:t xml:space="preserve"> </w:t>
      </w:r>
      <w:r w:rsidR="00FE129F">
        <w:rPr>
          <w:iCs/>
          <w:lang w:val="en-US"/>
        </w:rPr>
        <w:t>used</w:t>
      </w:r>
      <w:r>
        <w:rPr>
          <w:iCs/>
          <w:lang w:val="en-US"/>
        </w:rPr>
        <w:t xml:space="preserve"> mixed models</w:t>
      </w:r>
      <w:r w:rsidR="00FE129F">
        <w:rPr>
          <w:iCs/>
          <w:lang w:val="en-US"/>
        </w:rPr>
        <w:t xml:space="preserve"> to</w:t>
      </w:r>
      <w:r w:rsidR="00B03D63">
        <w:rPr>
          <w:iCs/>
          <w:lang w:val="en-US"/>
        </w:rPr>
        <w:t xml:space="preserve"> </w:t>
      </w:r>
      <w:r w:rsidR="00FE129F">
        <w:rPr>
          <w:iCs/>
          <w:lang w:val="en-US"/>
        </w:rPr>
        <w:t>aggregate</w:t>
      </w:r>
      <w:r w:rsidR="00B03D63">
        <w:rPr>
          <w:iCs/>
          <w:lang w:val="en-US"/>
        </w:rPr>
        <w:t xml:space="preserve"> </w:t>
      </w:r>
      <w:r w:rsidR="00FE129F">
        <w:rPr>
          <w:iCs/>
          <w:lang w:val="en-US"/>
        </w:rPr>
        <w:t>data</w:t>
      </w:r>
      <w:del w:id="229" w:author="Hilmar Zech" w:date="2022-01-26T12:09:00Z">
        <w:r w:rsidDel="004C06E4">
          <w:rPr>
            <w:iCs/>
            <w:lang w:val="en-US"/>
          </w:rPr>
          <w:delText>.</w:delText>
        </w:r>
        <w:r w:rsidR="00E86B2C" w:rsidDel="004C06E4">
          <w:rPr>
            <w:iCs/>
            <w:lang w:val="en-US"/>
          </w:rPr>
          <w:delText xml:space="preserve">  </w:delText>
        </w:r>
      </w:del>
      <w:ins w:id="230" w:author="Hilmar Zech" w:date="2022-01-26T12:09:00Z">
        <w:r w:rsidR="004C06E4">
          <w:rPr>
            <w:iCs/>
            <w:lang w:val="en-US"/>
          </w:rPr>
          <w:t xml:space="preserve">. </w:t>
        </w:r>
      </w:ins>
      <w:r w:rsidR="00E86B2C">
        <w:rPr>
          <w:iCs/>
          <w:lang w:val="en-US"/>
        </w:rPr>
        <w:t xml:space="preserve">Here, </w:t>
      </w:r>
      <w:r w:rsidR="00FE129F">
        <w:rPr>
          <w:iCs/>
          <w:lang w:val="en-US"/>
        </w:rPr>
        <w:t xml:space="preserve">first </w:t>
      </w:r>
      <w:r w:rsidR="0098061E">
        <w:rPr>
          <w:iCs/>
          <w:lang w:val="en-US"/>
        </w:rPr>
        <w:t xml:space="preserve">we ran </w:t>
      </w:r>
      <w:r w:rsidR="00CC3AAF">
        <w:rPr>
          <w:iCs/>
          <w:lang w:val="en-US"/>
        </w:rPr>
        <w:t>mixed models separately on data from each session</w:t>
      </w:r>
      <w:r w:rsidR="00FE129F">
        <w:rPr>
          <w:iCs/>
          <w:lang w:val="en-US"/>
        </w:rPr>
        <w:t xml:space="preserve"> in order to</w:t>
      </w:r>
      <w:r w:rsidR="00CC3AAF">
        <w:rPr>
          <w:iCs/>
          <w:lang w:val="en-US"/>
        </w:rPr>
        <w:t xml:space="preserve"> predict participant summary scores</w:t>
      </w:r>
      <w:r w:rsidR="00DC0551">
        <w:rPr>
          <w:iCs/>
          <w:lang w:val="en-US"/>
        </w:rPr>
        <w:t xml:space="preserve"> for each session.  Next, similar to the aggregation method,</w:t>
      </w:r>
      <w:r w:rsidR="00CC3AAF">
        <w:rPr>
          <w:iCs/>
          <w:lang w:val="en-US"/>
        </w:rPr>
        <w:t xml:space="preserve"> we entered</w:t>
      </w:r>
      <w:r w:rsidR="00DC0551">
        <w:rPr>
          <w:iCs/>
          <w:lang w:val="en-US"/>
        </w:rPr>
        <w:t xml:space="preserve"> these scores</w:t>
      </w:r>
      <w:r w:rsidR="00CC3AAF">
        <w:rPr>
          <w:iCs/>
          <w:lang w:val="en-US"/>
        </w:rPr>
        <w:t xml:space="preserve"> into the second inference stage (i.e., to calculate test-retest reliabilities).</w:t>
      </w:r>
    </w:p>
    <w:p w14:paraId="61839DA3" w14:textId="0915EF5F" w:rsidR="00AD454D" w:rsidRDefault="00F11B60" w:rsidP="00CC3AAF">
      <w:pPr>
        <w:spacing w:line="480" w:lineRule="auto"/>
        <w:ind w:firstLine="720"/>
        <w:outlineLvl w:val="1"/>
        <w:rPr>
          <w:iCs/>
          <w:lang w:val="en-US"/>
        </w:rPr>
      </w:pPr>
      <w:r>
        <w:rPr>
          <w:iCs/>
          <w:lang w:val="en-US"/>
        </w:rPr>
        <w:lastRenderedPageBreak/>
        <w:t xml:space="preserve">In the following, we will describe for each task, how traditional, aggregation-based scores </w:t>
      </w:r>
      <w:r w:rsidR="00DC0551">
        <w:rPr>
          <w:iCs/>
          <w:lang w:val="en-US"/>
        </w:rPr>
        <w:t>are traditionally</w:t>
      </w:r>
      <w:r>
        <w:rPr>
          <w:iCs/>
          <w:lang w:val="en-US"/>
        </w:rPr>
        <w:t xml:space="preserve"> created</w:t>
      </w:r>
      <w:r w:rsidR="00432006">
        <w:rPr>
          <w:iCs/>
          <w:lang w:val="en-US"/>
        </w:rPr>
        <w:t xml:space="preserve"> and </w:t>
      </w:r>
      <w:r>
        <w:rPr>
          <w:iCs/>
          <w:lang w:val="en-US"/>
        </w:rPr>
        <w:t xml:space="preserve">how we translated these </w:t>
      </w:r>
      <w:r w:rsidR="00DC0551">
        <w:rPr>
          <w:iCs/>
          <w:lang w:val="en-US"/>
        </w:rPr>
        <w:t xml:space="preserve">calculations </w:t>
      </w:r>
      <w:r w:rsidR="00C312B3">
        <w:rPr>
          <w:iCs/>
          <w:lang w:val="en-US"/>
        </w:rPr>
        <w:t>into trial-level analyses using hierarchical mixed models</w:t>
      </w:r>
      <w:r w:rsidR="00432006">
        <w:rPr>
          <w:iCs/>
          <w:lang w:val="en-US"/>
        </w:rPr>
        <w:t>.</w:t>
      </w:r>
    </w:p>
    <w:p w14:paraId="4C704C84" w14:textId="66E94C4F" w:rsidR="00EC084E" w:rsidRPr="00EC084E" w:rsidRDefault="00EC084E" w:rsidP="00EC084E">
      <w:pPr>
        <w:spacing w:line="480" w:lineRule="auto"/>
        <w:outlineLvl w:val="2"/>
        <w:rPr>
          <w:b/>
          <w:bCs/>
          <w:iCs/>
          <w:lang w:val="en-US"/>
        </w:rPr>
      </w:pPr>
      <w:r>
        <w:rPr>
          <w:b/>
          <w:bCs/>
          <w:iCs/>
          <w:lang w:val="en-US"/>
        </w:rPr>
        <w:t>Task measures</w:t>
      </w:r>
      <w:r w:rsidR="00A270AB">
        <w:rPr>
          <w:b/>
          <w:bCs/>
          <w:iCs/>
          <w:lang w:val="en-US"/>
        </w:rPr>
        <w:t>.</w:t>
      </w:r>
    </w:p>
    <w:p w14:paraId="11A5FAC1" w14:textId="4A597788" w:rsidR="00F87E00" w:rsidRPr="00F87E00" w:rsidRDefault="00F87E00" w:rsidP="00F21CBD">
      <w:pPr>
        <w:spacing w:line="480" w:lineRule="auto"/>
        <w:ind w:firstLine="720"/>
        <w:outlineLvl w:val="2"/>
        <w:rPr>
          <w:iCs/>
          <w:lang w:val="en-US"/>
        </w:rPr>
      </w:pPr>
      <w:r>
        <w:rPr>
          <w:b/>
          <w:bCs/>
          <w:i/>
          <w:iCs/>
          <w:lang w:val="en-US"/>
        </w:rPr>
        <w:t>Stop Signal Task</w:t>
      </w:r>
      <w:r w:rsidR="007A5D01">
        <w:rPr>
          <w:b/>
          <w:bCs/>
          <w:i/>
          <w:iCs/>
          <w:lang w:val="en-US"/>
        </w:rPr>
        <w:t xml:space="preserve">. </w:t>
      </w:r>
      <w:r w:rsidR="006738CC">
        <w:rPr>
          <w:iCs/>
          <w:lang w:val="en-US"/>
        </w:rPr>
        <w:t>The primary outcome of the stop signal task is the stop signal reaction time (SSRT)</w:t>
      </w:r>
      <w:r w:rsidR="00AE1370">
        <w:rPr>
          <w:iCs/>
          <w:lang w:val="en-US"/>
        </w:rPr>
        <w:t>,</w:t>
      </w:r>
      <w:r w:rsidR="007A5D01">
        <w:rPr>
          <w:iCs/>
          <w:lang w:val="en-US"/>
        </w:rPr>
        <w:t xml:space="preserve"> which captures </w:t>
      </w:r>
      <w:r w:rsidR="00AE1370">
        <w:rPr>
          <w:iCs/>
          <w:lang w:val="en-US"/>
        </w:rPr>
        <w:t xml:space="preserve">the latency </w:t>
      </w:r>
      <w:r w:rsidR="007A5D01">
        <w:rPr>
          <w:iCs/>
          <w:lang w:val="en-US"/>
        </w:rPr>
        <w:t>in inhibiting the response</w:t>
      </w:r>
      <w:r w:rsidR="00AE1370">
        <w:rPr>
          <w:iCs/>
          <w:lang w:val="en-US"/>
        </w:rPr>
        <w:t xml:space="preserve"> (Verbruggen et al</w:t>
      </w:r>
      <w:r w:rsidR="006738CC">
        <w:rPr>
          <w:iCs/>
          <w:lang w:val="en-US"/>
        </w:rPr>
        <w:t>.</w:t>
      </w:r>
      <w:r w:rsidR="00AE1370">
        <w:rPr>
          <w:iCs/>
          <w:lang w:val="en-US"/>
        </w:rPr>
        <w:t>, 2019)</w:t>
      </w:r>
      <w:del w:id="231" w:author="Hilmar Zech" w:date="2022-01-26T12:09:00Z">
        <w:r w:rsidR="00AE1370" w:rsidDel="004C06E4">
          <w:rPr>
            <w:iCs/>
            <w:lang w:val="en-US"/>
          </w:rPr>
          <w:delText xml:space="preserve">.  </w:delText>
        </w:r>
      </w:del>
      <w:ins w:id="232" w:author="Hilmar Zech" w:date="2022-01-26T12:09:00Z">
        <w:r w:rsidR="004C06E4">
          <w:rPr>
            <w:iCs/>
            <w:lang w:val="en-US"/>
          </w:rPr>
          <w:t xml:space="preserve">. </w:t>
        </w:r>
      </w:ins>
      <w:r w:rsidR="00AE1370">
        <w:rPr>
          <w:iCs/>
          <w:lang w:val="en-US"/>
        </w:rPr>
        <w:t xml:space="preserve">As this latency cannot be </w:t>
      </w:r>
      <w:r w:rsidR="00F14CA6">
        <w:rPr>
          <w:iCs/>
          <w:lang w:val="en-US"/>
        </w:rPr>
        <w:t>observed directly, it has to be estimated from the go-reaction times</w:t>
      </w:r>
      <w:r w:rsidR="00F14D44">
        <w:rPr>
          <w:iCs/>
          <w:lang w:val="en-US"/>
        </w:rPr>
        <w:t xml:space="preserve"> (RTs),</w:t>
      </w:r>
      <w:r w:rsidR="00F14CA6">
        <w:rPr>
          <w:iCs/>
          <w:lang w:val="en-US"/>
        </w:rPr>
        <w:t xml:space="preserve"> stop signal delays</w:t>
      </w:r>
      <w:r w:rsidR="00783B17">
        <w:rPr>
          <w:iCs/>
          <w:lang w:val="en-US"/>
        </w:rPr>
        <w:t xml:space="preserve"> (SSDs)</w:t>
      </w:r>
      <w:r w:rsidR="00F14D44">
        <w:rPr>
          <w:iCs/>
          <w:lang w:val="en-US"/>
        </w:rPr>
        <w:t>, and stop trial accuracy</w:t>
      </w:r>
      <w:del w:id="233" w:author="Hilmar Zech" w:date="2022-01-26T12:09:00Z">
        <w:r w:rsidR="00783B17" w:rsidDel="004C06E4">
          <w:rPr>
            <w:iCs/>
            <w:lang w:val="en-US"/>
          </w:rPr>
          <w:delText xml:space="preserve">.  </w:delText>
        </w:r>
      </w:del>
      <w:ins w:id="234" w:author="Hilmar Zech" w:date="2022-01-26T12:09:00Z">
        <w:r w:rsidR="004C06E4">
          <w:rPr>
            <w:iCs/>
            <w:lang w:val="en-US"/>
          </w:rPr>
          <w:t xml:space="preserve">. </w:t>
        </w:r>
      </w:ins>
      <w:r w:rsidR="00F14D44">
        <w:rPr>
          <w:iCs/>
          <w:lang w:val="en-US"/>
        </w:rPr>
        <w:t>Specifically, SSRTs are estimated by</w:t>
      </w:r>
      <w:r w:rsidR="00F85001">
        <w:rPr>
          <w:iCs/>
          <w:lang w:val="en-US"/>
        </w:rPr>
        <w:t xml:space="preserve"> first</w:t>
      </w:r>
      <w:r w:rsidR="00F14D44">
        <w:rPr>
          <w:iCs/>
          <w:lang w:val="en-US"/>
        </w:rPr>
        <w:t xml:space="preserve"> integrating the RT distribution and finding the point at which the integral equals </w:t>
      </w:r>
      <w:r w:rsidR="00F85001">
        <w:rPr>
          <w:iCs/>
          <w:lang w:val="en-US"/>
        </w:rPr>
        <w:t xml:space="preserve">the probability of responding </w:t>
      </w:r>
      <w:r w:rsidR="002A47EA">
        <w:rPr>
          <w:iCs/>
          <w:lang w:val="en-US"/>
        </w:rPr>
        <w:t xml:space="preserve">correctly </w:t>
      </w:r>
      <w:r w:rsidR="00F85001">
        <w:rPr>
          <w:iCs/>
          <w:lang w:val="en-US"/>
        </w:rPr>
        <w:t>after a stop signal</w:t>
      </w:r>
      <w:del w:id="235" w:author="Hilmar Zech" w:date="2022-01-26T12:09:00Z">
        <w:r w:rsidR="00F85001" w:rsidDel="004C06E4">
          <w:rPr>
            <w:iCs/>
            <w:lang w:val="en-US"/>
          </w:rPr>
          <w:delText>.</w:delText>
        </w:r>
        <w:r w:rsidR="00783B17" w:rsidDel="004C06E4">
          <w:rPr>
            <w:iCs/>
            <w:lang w:val="en-US"/>
          </w:rPr>
          <w:delText xml:space="preserve">  </w:delText>
        </w:r>
      </w:del>
      <w:ins w:id="236" w:author="Hilmar Zech" w:date="2022-01-26T12:09:00Z">
        <w:r w:rsidR="004C06E4">
          <w:rPr>
            <w:iCs/>
            <w:lang w:val="en-US"/>
          </w:rPr>
          <w:t xml:space="preserve">. </w:t>
        </w:r>
      </w:ins>
      <w:r w:rsidR="00783B17">
        <w:rPr>
          <w:iCs/>
          <w:lang w:val="en-US"/>
        </w:rPr>
        <w:t>Next the mean SSD is subtracted from the result of this calculation to yield the SSRT</w:t>
      </w:r>
      <w:del w:id="237" w:author="Hilmar Zech" w:date="2022-01-26T12:09:00Z">
        <w:r w:rsidR="00783B17" w:rsidDel="004C06E4">
          <w:rPr>
            <w:iCs/>
            <w:lang w:val="en-US"/>
          </w:rPr>
          <w:delText xml:space="preserve">.  </w:delText>
        </w:r>
      </w:del>
      <w:ins w:id="238" w:author="Hilmar Zech" w:date="2022-01-26T12:09:00Z">
        <w:r w:rsidR="004C06E4">
          <w:rPr>
            <w:iCs/>
            <w:lang w:val="en-US"/>
          </w:rPr>
          <w:t xml:space="preserve">. </w:t>
        </w:r>
      </w:ins>
      <w:r w:rsidR="00783B17">
        <w:rPr>
          <w:iCs/>
          <w:lang w:val="en-US"/>
        </w:rPr>
        <w:t>This method</w:t>
      </w:r>
      <w:r w:rsidR="005E6E86">
        <w:rPr>
          <w:iCs/>
          <w:lang w:val="en-US"/>
        </w:rPr>
        <w:t xml:space="preserve"> does not lend itself well to modelling at the trial level</w:t>
      </w:r>
      <w:del w:id="239" w:author="Hilmar Zech" w:date="2022-01-26T12:09:00Z">
        <w:r w:rsidR="005E6E86" w:rsidDel="004C06E4">
          <w:rPr>
            <w:iCs/>
            <w:lang w:val="en-US"/>
          </w:rPr>
          <w:delText xml:space="preserve">.  </w:delText>
        </w:r>
      </w:del>
      <w:ins w:id="240" w:author="Hilmar Zech" w:date="2022-01-26T12:09:00Z">
        <w:r w:rsidR="004C06E4">
          <w:rPr>
            <w:iCs/>
            <w:lang w:val="en-US"/>
          </w:rPr>
          <w:t xml:space="preserve">. </w:t>
        </w:r>
      </w:ins>
      <w:r w:rsidR="005E6E86">
        <w:rPr>
          <w:iCs/>
          <w:lang w:val="en-US"/>
        </w:rPr>
        <w:t xml:space="preserve">To generate mixed models to estimate SSRTs, we therefore </w:t>
      </w:r>
      <w:r w:rsidR="00241DC2">
        <w:rPr>
          <w:iCs/>
          <w:lang w:val="en-US"/>
        </w:rPr>
        <w:t xml:space="preserve">instead </w:t>
      </w:r>
      <w:r w:rsidR="005E6E86">
        <w:rPr>
          <w:iCs/>
          <w:lang w:val="en-US"/>
        </w:rPr>
        <w:t xml:space="preserve">used an often </w:t>
      </w:r>
      <w:r w:rsidR="00241DC2">
        <w:rPr>
          <w:iCs/>
          <w:lang w:val="en-US"/>
        </w:rPr>
        <w:t>implemented</w:t>
      </w:r>
      <w:r w:rsidR="005E6E86">
        <w:rPr>
          <w:iCs/>
          <w:lang w:val="en-US"/>
        </w:rPr>
        <w:t xml:space="preserve"> simplified method</w:t>
      </w:r>
      <w:r w:rsidR="00241DC2">
        <w:rPr>
          <w:iCs/>
          <w:lang w:val="en-US"/>
        </w:rPr>
        <w:t xml:space="preserve"> of calculating SSRTs</w:t>
      </w:r>
      <w:r w:rsidR="005E6E86">
        <w:rPr>
          <w:iCs/>
          <w:lang w:val="en-US"/>
        </w:rPr>
        <w:t>, in which the SSRT</w:t>
      </w:r>
      <w:r w:rsidR="00241DC2">
        <w:rPr>
          <w:iCs/>
          <w:lang w:val="en-US"/>
        </w:rPr>
        <w:t>s</w:t>
      </w:r>
      <w:r w:rsidR="005E6E86">
        <w:rPr>
          <w:iCs/>
          <w:lang w:val="en-US"/>
        </w:rPr>
        <w:t xml:space="preserve"> </w:t>
      </w:r>
      <w:r w:rsidR="00241DC2">
        <w:rPr>
          <w:iCs/>
          <w:lang w:val="en-US"/>
        </w:rPr>
        <w:t>are</w:t>
      </w:r>
      <w:r w:rsidR="005E6E86">
        <w:rPr>
          <w:iCs/>
          <w:lang w:val="en-US"/>
        </w:rPr>
        <w:t xml:space="preserve"> calculated by subtracting the mean SSD from the mean RT</w:t>
      </w:r>
      <w:del w:id="241" w:author="Hilmar Zech" w:date="2022-01-26T12:09:00Z">
        <w:r w:rsidR="00C94B63" w:rsidDel="004C06E4">
          <w:rPr>
            <w:iCs/>
            <w:lang w:val="en-US"/>
          </w:rPr>
          <w:delText xml:space="preserve">.  </w:delText>
        </w:r>
      </w:del>
      <w:ins w:id="242" w:author="Hilmar Zech" w:date="2022-01-26T12:09:00Z">
        <w:r w:rsidR="004C06E4">
          <w:rPr>
            <w:iCs/>
            <w:lang w:val="en-US"/>
          </w:rPr>
          <w:t xml:space="preserve">. </w:t>
        </w:r>
      </w:ins>
      <w:r w:rsidR="00C94B63">
        <w:rPr>
          <w:iCs/>
          <w:lang w:val="en-US"/>
        </w:rPr>
        <w:t>Predicted session scores from this model correlated highly with scores calculated by the integration method (</w:t>
      </w:r>
      <w:r w:rsidR="00C94B63">
        <w:rPr>
          <w:i/>
          <w:lang w:val="en-US"/>
        </w:rPr>
        <w:t xml:space="preserve">r </w:t>
      </w:r>
      <w:r w:rsidR="00C94B63">
        <w:rPr>
          <w:iCs/>
          <w:lang w:val="en-US"/>
        </w:rPr>
        <w:t>= .93</w:t>
      </w:r>
      <w:r w:rsidR="004249D7">
        <w:rPr>
          <w:iCs/>
          <w:lang w:val="en-US"/>
        </w:rPr>
        <w:t>; see supplementary materials</w:t>
      </w:r>
      <w:r w:rsidR="00C94B63">
        <w:rPr>
          <w:iCs/>
          <w:lang w:val="en-US"/>
        </w:rPr>
        <w:t>).</w:t>
      </w:r>
    </w:p>
    <w:p w14:paraId="537DC5DD" w14:textId="52D7CDB0" w:rsidR="007A5D01" w:rsidRDefault="007A5D01" w:rsidP="007A5D01">
      <w:pPr>
        <w:spacing w:line="480" w:lineRule="auto"/>
        <w:ind w:firstLine="720"/>
        <w:outlineLvl w:val="2"/>
        <w:rPr>
          <w:iCs/>
          <w:lang w:val="en-US"/>
        </w:rPr>
      </w:pPr>
      <w:r>
        <w:rPr>
          <w:b/>
          <w:bCs/>
          <w:i/>
          <w:iCs/>
          <w:lang w:val="en-US"/>
        </w:rPr>
        <w:t xml:space="preserve">Working memory task. </w:t>
      </w:r>
      <w:r>
        <w:rPr>
          <w:iCs/>
          <w:lang w:val="en-US"/>
        </w:rPr>
        <w:t>The primary outcome of the working memory task is the maximum level, participants reach within each condition</w:t>
      </w:r>
      <w:del w:id="243" w:author="Hilmar Zech" w:date="2022-01-26T12:09:00Z">
        <w:r w:rsidDel="004C06E4">
          <w:rPr>
            <w:iCs/>
            <w:lang w:val="en-US"/>
          </w:rPr>
          <w:delText xml:space="preserve">.  </w:delText>
        </w:r>
      </w:del>
      <w:ins w:id="244" w:author="Hilmar Zech" w:date="2022-01-26T12:09:00Z">
        <w:r w:rsidR="004C06E4">
          <w:rPr>
            <w:iCs/>
            <w:lang w:val="en-US"/>
          </w:rPr>
          <w:t xml:space="preserve">. </w:t>
        </w:r>
      </w:ins>
      <w:r>
        <w:rPr>
          <w:iCs/>
          <w:lang w:val="en-US"/>
        </w:rPr>
        <w:t>To create equivalent scores in a mixed model, we first imputed missing data from levels that participants did not reach by setting the accuracy for these levels to zero</w:t>
      </w:r>
      <w:del w:id="245" w:author="Hilmar Zech" w:date="2022-01-26T12:09:00Z">
        <w:r w:rsidDel="004C06E4">
          <w:rPr>
            <w:iCs/>
            <w:lang w:val="en-US"/>
          </w:rPr>
          <w:delText xml:space="preserve">.  </w:delText>
        </w:r>
      </w:del>
      <w:ins w:id="246" w:author="Hilmar Zech" w:date="2022-01-26T12:09:00Z">
        <w:r w:rsidR="004C06E4">
          <w:rPr>
            <w:iCs/>
            <w:lang w:val="en-US"/>
          </w:rPr>
          <w:t xml:space="preserve">. </w:t>
        </w:r>
      </w:ins>
      <w:r>
        <w:rPr>
          <w:iCs/>
          <w:lang w:val="en-US"/>
        </w:rPr>
        <w:t>Next, we predicted trial-level accuracy using binomial mixed models</w:t>
      </w:r>
      <w:del w:id="247" w:author="Hilmar Zech" w:date="2022-01-26T12:09:00Z">
        <w:r w:rsidDel="004C06E4">
          <w:rPr>
            <w:iCs/>
            <w:lang w:val="en-US"/>
          </w:rPr>
          <w:delText xml:space="preserve">.  </w:delText>
        </w:r>
      </w:del>
      <w:ins w:id="248" w:author="Hilmar Zech" w:date="2022-01-26T12:09:00Z">
        <w:r w:rsidR="004C06E4">
          <w:rPr>
            <w:iCs/>
            <w:lang w:val="en-US"/>
          </w:rPr>
          <w:t xml:space="preserve">. </w:t>
        </w:r>
      </w:ins>
      <w:r>
        <w:rPr>
          <w:iCs/>
          <w:lang w:val="en-US"/>
        </w:rPr>
        <w:t>Predicted session scores from these models correlated highly with traditionally calculated maximum level reached scores (</w:t>
      </w:r>
      <w:r>
        <w:rPr>
          <w:i/>
          <w:lang w:val="en-US"/>
        </w:rPr>
        <w:t>r</w:t>
      </w:r>
      <w:r>
        <w:rPr>
          <w:iCs/>
          <w:lang w:val="en-US"/>
        </w:rPr>
        <w:t xml:space="preserve">s &gt; .99; see supplementary materials). </w:t>
      </w:r>
    </w:p>
    <w:p w14:paraId="141564A1" w14:textId="1F49C432" w:rsidR="00F87E00" w:rsidRPr="00F87E00" w:rsidRDefault="00F87E00" w:rsidP="00F21CBD">
      <w:pPr>
        <w:spacing w:line="480" w:lineRule="auto"/>
        <w:ind w:firstLine="720"/>
        <w:outlineLvl w:val="2"/>
        <w:rPr>
          <w:iCs/>
          <w:lang w:val="en-US"/>
        </w:rPr>
      </w:pPr>
      <w:r>
        <w:rPr>
          <w:b/>
          <w:bCs/>
          <w:i/>
          <w:iCs/>
          <w:lang w:val="en-US"/>
        </w:rPr>
        <w:t>Risk taking task</w:t>
      </w:r>
      <w:r w:rsidR="007A5D01">
        <w:rPr>
          <w:b/>
          <w:bCs/>
          <w:i/>
          <w:iCs/>
          <w:lang w:val="en-US"/>
        </w:rPr>
        <w:t xml:space="preserve">. </w:t>
      </w:r>
      <w:r w:rsidR="006738CC">
        <w:rPr>
          <w:iCs/>
          <w:lang w:val="en-US"/>
        </w:rPr>
        <w:t>The primary outcome of the risk taking task is the percentage gambles</w:t>
      </w:r>
      <w:r w:rsidR="00B60A80">
        <w:rPr>
          <w:iCs/>
          <w:lang w:val="en-US"/>
        </w:rPr>
        <w:t xml:space="preserve"> for each condition</w:t>
      </w:r>
      <w:del w:id="249" w:author="Hilmar Zech" w:date="2022-01-26T12:09:00Z">
        <w:r w:rsidR="006738CC" w:rsidDel="004C06E4">
          <w:rPr>
            <w:iCs/>
            <w:lang w:val="en-US"/>
          </w:rPr>
          <w:delText>.</w:delText>
        </w:r>
        <w:r w:rsidR="00B60A80" w:rsidDel="004C06E4">
          <w:rPr>
            <w:iCs/>
            <w:lang w:val="en-US"/>
          </w:rPr>
          <w:delText xml:space="preserve">  </w:delText>
        </w:r>
      </w:del>
      <w:ins w:id="250" w:author="Hilmar Zech" w:date="2022-01-26T12:09:00Z">
        <w:r w:rsidR="004C06E4">
          <w:rPr>
            <w:iCs/>
            <w:lang w:val="en-US"/>
          </w:rPr>
          <w:t xml:space="preserve">. </w:t>
        </w:r>
      </w:ins>
      <w:r w:rsidR="00B60A80">
        <w:rPr>
          <w:iCs/>
          <w:lang w:val="en-US"/>
        </w:rPr>
        <w:t xml:space="preserve">This score can easily be calculated with binomial mixed models </w:t>
      </w:r>
      <w:r w:rsidR="00B60A80">
        <w:rPr>
          <w:iCs/>
          <w:lang w:val="en-US"/>
        </w:rPr>
        <w:lastRenderedPageBreak/>
        <w:t>that predict gambling at a trial level</w:t>
      </w:r>
      <w:del w:id="251" w:author="Hilmar Zech" w:date="2022-01-26T12:09:00Z">
        <w:r w:rsidR="00B60A80" w:rsidDel="004C06E4">
          <w:rPr>
            <w:iCs/>
            <w:lang w:val="en-US"/>
          </w:rPr>
          <w:delText>.</w:delText>
        </w:r>
        <w:r w:rsidR="00B10151" w:rsidDel="004C06E4">
          <w:rPr>
            <w:iCs/>
            <w:lang w:val="en-US"/>
          </w:rPr>
          <w:delText xml:space="preserve">  </w:delText>
        </w:r>
      </w:del>
      <w:ins w:id="252" w:author="Hilmar Zech" w:date="2022-01-26T12:09:00Z">
        <w:r w:rsidR="004C06E4">
          <w:rPr>
            <w:iCs/>
            <w:lang w:val="en-US"/>
          </w:rPr>
          <w:t xml:space="preserve">. </w:t>
        </w:r>
      </w:ins>
      <w:r w:rsidR="00B10151">
        <w:rPr>
          <w:iCs/>
          <w:lang w:val="en-US"/>
        </w:rPr>
        <w:t>Predicted session scores from these models correlated highly with traditionally aggregated scores (</w:t>
      </w:r>
      <w:r w:rsidR="00B10151">
        <w:rPr>
          <w:i/>
          <w:lang w:val="en-US"/>
        </w:rPr>
        <w:t>r</w:t>
      </w:r>
      <w:r w:rsidR="00B10151">
        <w:rPr>
          <w:iCs/>
          <w:lang w:val="en-US"/>
        </w:rPr>
        <w:t>s &gt; .99; see supplementary materials).</w:t>
      </w:r>
    </w:p>
    <w:p w14:paraId="0DFF0995" w14:textId="6308E5E2" w:rsidR="008F3F8D" w:rsidRDefault="00F87E00" w:rsidP="00F21CBD">
      <w:pPr>
        <w:spacing w:line="480" w:lineRule="auto"/>
        <w:ind w:firstLine="720"/>
        <w:outlineLvl w:val="2"/>
        <w:rPr>
          <w:iCs/>
          <w:lang w:val="en-US"/>
        </w:rPr>
      </w:pPr>
      <w:r>
        <w:rPr>
          <w:b/>
          <w:bCs/>
          <w:i/>
          <w:iCs/>
          <w:lang w:val="en-US"/>
        </w:rPr>
        <w:t>Information sampling task</w:t>
      </w:r>
      <w:r w:rsidR="007A5D01">
        <w:rPr>
          <w:b/>
          <w:bCs/>
          <w:i/>
          <w:iCs/>
          <w:lang w:val="en-US"/>
        </w:rPr>
        <w:t xml:space="preserve">. </w:t>
      </w:r>
      <w:r w:rsidR="006738CC">
        <w:rPr>
          <w:iCs/>
          <w:lang w:val="en-US"/>
        </w:rPr>
        <w:t xml:space="preserve">The primary outcome of the information sampling task is </w:t>
      </w:r>
      <w:r w:rsidR="00AF2AD1">
        <w:rPr>
          <w:iCs/>
          <w:lang w:val="en-US"/>
        </w:rPr>
        <w:t xml:space="preserve">average </w:t>
      </w:r>
      <w:r w:rsidR="006738CC">
        <w:rPr>
          <w:iCs/>
          <w:lang w:val="en-US"/>
        </w:rPr>
        <w:t>information oversampling</w:t>
      </w:r>
      <w:r w:rsidR="00AF2AD1">
        <w:rPr>
          <w:iCs/>
          <w:lang w:val="en-US"/>
        </w:rPr>
        <w:t xml:space="preserve"> in each session</w:t>
      </w:r>
      <w:del w:id="253" w:author="Hilmar Zech" w:date="2022-01-26T12:09:00Z">
        <w:r w:rsidR="006738CC" w:rsidDel="004C06E4">
          <w:rPr>
            <w:iCs/>
            <w:lang w:val="en-US"/>
          </w:rPr>
          <w:delText>.</w:delText>
        </w:r>
        <w:r w:rsidR="00FF01C6" w:rsidDel="004C06E4">
          <w:rPr>
            <w:iCs/>
            <w:lang w:val="en-US"/>
          </w:rPr>
          <w:delText xml:space="preserve">  </w:delText>
        </w:r>
      </w:del>
      <w:ins w:id="254" w:author="Hilmar Zech" w:date="2022-01-26T12:09:00Z">
        <w:r w:rsidR="004C06E4">
          <w:rPr>
            <w:iCs/>
            <w:lang w:val="en-US"/>
          </w:rPr>
          <w:t xml:space="preserve">. </w:t>
        </w:r>
      </w:ins>
      <w:r w:rsidR="00FF01C6">
        <w:rPr>
          <w:iCs/>
          <w:lang w:val="en-US"/>
        </w:rPr>
        <w:t>Oversampling</w:t>
      </w:r>
      <w:r w:rsidR="00AF2AD1">
        <w:rPr>
          <w:iCs/>
          <w:lang w:val="en-US"/>
        </w:rPr>
        <w:t xml:space="preserve"> for each trial</w:t>
      </w:r>
      <w:r w:rsidR="00FF01C6">
        <w:rPr>
          <w:iCs/>
          <w:lang w:val="en-US"/>
        </w:rPr>
        <w:t xml:space="preserve"> is calculated as the difference between turned around cards and the optimal number of card turns, derived from a normative dynamic programming model (Hunt et al., 2016)</w:t>
      </w:r>
      <w:del w:id="255" w:author="Hilmar Zech" w:date="2022-01-26T12:09:00Z">
        <w:r w:rsidR="00FF01C6" w:rsidDel="004C06E4">
          <w:rPr>
            <w:iCs/>
            <w:lang w:val="en-US"/>
          </w:rPr>
          <w:delText xml:space="preserve">.  </w:delText>
        </w:r>
      </w:del>
      <w:ins w:id="256" w:author="Hilmar Zech" w:date="2022-01-26T12:09:00Z">
        <w:r w:rsidR="004C06E4">
          <w:rPr>
            <w:iCs/>
            <w:lang w:val="en-US"/>
          </w:rPr>
          <w:t xml:space="preserve">. </w:t>
        </w:r>
      </w:ins>
      <w:r w:rsidR="00FF01C6">
        <w:rPr>
          <w:iCs/>
          <w:lang w:val="en-US"/>
        </w:rPr>
        <w:t xml:space="preserve">The dynamic programming model </w:t>
      </w:r>
      <w:r w:rsidR="00D75859">
        <w:rPr>
          <w:iCs/>
          <w:lang w:val="en-US"/>
        </w:rPr>
        <w:t>calculates optimal information sampling by calculating the expected value of every possible action (seeking more information vs guessing) for each step of the task</w:t>
      </w:r>
      <w:r w:rsidR="001B1398">
        <w:rPr>
          <w:iCs/>
          <w:lang w:val="en-US"/>
        </w:rPr>
        <w:t xml:space="preserve"> (see supplementary materials; Hunt et al., 2016)</w:t>
      </w:r>
      <w:del w:id="257" w:author="Hilmar Zech" w:date="2022-01-26T12:09:00Z">
        <w:r w:rsidR="00D75859" w:rsidDel="004C06E4">
          <w:rPr>
            <w:iCs/>
            <w:lang w:val="en-US"/>
          </w:rPr>
          <w:delText>.</w:delText>
        </w:r>
        <w:r w:rsidR="00AF2AD1" w:rsidDel="004C06E4">
          <w:rPr>
            <w:iCs/>
            <w:lang w:val="en-US"/>
          </w:rPr>
          <w:delText xml:space="preserve">  </w:delText>
        </w:r>
      </w:del>
      <w:ins w:id="258" w:author="Hilmar Zech" w:date="2022-01-26T12:09:00Z">
        <w:r w:rsidR="004C06E4">
          <w:rPr>
            <w:iCs/>
            <w:lang w:val="en-US"/>
          </w:rPr>
          <w:t xml:space="preserve">. </w:t>
        </w:r>
      </w:ins>
      <w:r w:rsidR="00AF2AD1">
        <w:rPr>
          <w:iCs/>
          <w:lang w:val="en-US"/>
        </w:rPr>
        <w:t xml:space="preserve">We calculated model-derived scores by predicting oversampling using a mixed </w:t>
      </w:r>
      <w:r w:rsidR="00E86B2C">
        <w:rPr>
          <w:iCs/>
          <w:lang w:val="en-US"/>
        </w:rPr>
        <w:t>model</w:t>
      </w:r>
      <w:del w:id="259" w:author="Hilmar Zech" w:date="2022-01-26T12:09:00Z">
        <w:r w:rsidR="00E86B2C" w:rsidDel="004C06E4">
          <w:rPr>
            <w:iCs/>
            <w:lang w:val="en-US"/>
          </w:rPr>
          <w:delText xml:space="preserve">.  </w:delText>
        </w:r>
      </w:del>
      <w:ins w:id="260" w:author="Hilmar Zech" w:date="2022-01-26T12:09:00Z">
        <w:r w:rsidR="004C06E4">
          <w:rPr>
            <w:iCs/>
            <w:lang w:val="en-US"/>
          </w:rPr>
          <w:t xml:space="preserve">. </w:t>
        </w:r>
      </w:ins>
      <w:r w:rsidR="00E86B2C">
        <w:rPr>
          <w:iCs/>
          <w:lang w:val="en-US"/>
        </w:rPr>
        <w:t>The predicted scores from this model correlated highly with traditionally aggregated scores (</w:t>
      </w:r>
      <w:r w:rsidR="00E86B2C">
        <w:rPr>
          <w:i/>
          <w:lang w:val="en-US"/>
        </w:rPr>
        <w:t xml:space="preserve">r </w:t>
      </w:r>
      <w:r w:rsidR="00E86B2C">
        <w:rPr>
          <w:iCs/>
          <w:lang w:val="en-US"/>
        </w:rPr>
        <w:t>&gt; .99; see supplementary materials).</w:t>
      </w:r>
      <w:r w:rsidR="007A5D01">
        <w:rPr>
          <w:iCs/>
          <w:lang w:val="en-US"/>
        </w:rPr>
        <w:t xml:space="preserve"> </w:t>
      </w:r>
    </w:p>
    <w:p w14:paraId="4F4B5CFD" w14:textId="5EC5F428" w:rsidR="007A5D01" w:rsidDel="007777C9" w:rsidRDefault="007A5D01" w:rsidP="00ED4A19">
      <w:pPr>
        <w:spacing w:line="480" w:lineRule="auto"/>
        <w:outlineLvl w:val="2"/>
        <w:rPr>
          <w:del w:id="261" w:author="Deserno, Lorenz" w:date="2022-01-18T11:42:00Z"/>
          <w:iCs/>
          <w:lang w:val="en-US"/>
        </w:rPr>
      </w:pPr>
    </w:p>
    <w:p w14:paraId="6B348E33" w14:textId="77777777" w:rsidR="007777C9" w:rsidRDefault="007777C9">
      <w:pPr>
        <w:spacing w:line="480" w:lineRule="auto"/>
        <w:outlineLvl w:val="2"/>
        <w:rPr>
          <w:ins w:id="262" w:author="Deserno, Lorenz" w:date="2022-01-18T11:42:00Z"/>
          <w:iCs/>
          <w:lang w:val="en-US"/>
        </w:rPr>
        <w:pPrChange w:id="263" w:author="Deserno, Lorenz" w:date="2022-01-18T10:46:00Z">
          <w:pPr>
            <w:spacing w:line="480" w:lineRule="auto"/>
            <w:ind w:firstLine="720"/>
            <w:jc w:val="both"/>
          </w:pPr>
        </w:pPrChange>
      </w:pPr>
    </w:p>
    <w:p w14:paraId="7BBC2AAD" w14:textId="73CE4148" w:rsidR="00ED4A19" w:rsidRPr="00F21CBD" w:rsidRDefault="00ED4A19" w:rsidP="00ED4A19">
      <w:pPr>
        <w:spacing w:line="480" w:lineRule="auto"/>
        <w:outlineLvl w:val="2"/>
        <w:rPr>
          <w:b/>
          <w:bCs/>
          <w:iCs/>
          <w:lang w:val="en-US"/>
        </w:rPr>
      </w:pPr>
      <w:r w:rsidRPr="00F21CBD">
        <w:rPr>
          <w:b/>
          <w:bCs/>
          <w:iCs/>
          <w:lang w:val="en-US"/>
        </w:rPr>
        <w:t>Reliability</w:t>
      </w:r>
      <w:r w:rsidR="00A270AB">
        <w:rPr>
          <w:b/>
          <w:bCs/>
          <w:iCs/>
          <w:lang w:val="en-US"/>
        </w:rPr>
        <w:t>.</w:t>
      </w:r>
    </w:p>
    <w:p w14:paraId="3E59C529" w14:textId="6AEFE687" w:rsidR="006A03E0" w:rsidRDefault="00ED4A19" w:rsidP="00CB3A08">
      <w:pPr>
        <w:spacing w:line="480" w:lineRule="auto"/>
        <w:ind w:firstLine="720"/>
        <w:jc w:val="both"/>
        <w:rPr>
          <w:lang w:val="en-US"/>
        </w:rPr>
      </w:pPr>
      <w:r>
        <w:rPr>
          <w:lang w:val="en-US"/>
        </w:rPr>
        <w:t xml:space="preserve">We assessed both </w:t>
      </w:r>
      <w:r w:rsidR="00614045">
        <w:rPr>
          <w:lang w:val="en-US"/>
        </w:rPr>
        <w:t>split-half</w:t>
      </w:r>
      <w:r>
        <w:rPr>
          <w:lang w:val="en-US"/>
        </w:rPr>
        <w:t xml:space="preserve"> and test-retest reliabilit</w:t>
      </w:r>
      <w:r w:rsidR="007C1631">
        <w:rPr>
          <w:lang w:val="en-US"/>
        </w:rPr>
        <w:t>y</w:t>
      </w:r>
      <w:r>
        <w:rPr>
          <w:lang w:val="en-US"/>
        </w:rPr>
        <w:t xml:space="preserve"> of each task</w:t>
      </w:r>
      <w:del w:id="264" w:author="Hilmar Zech" w:date="2022-01-26T12:09:00Z">
        <w:r w:rsidDel="004C06E4">
          <w:rPr>
            <w:lang w:val="en-US"/>
          </w:rPr>
          <w:delText xml:space="preserve">.  </w:delText>
        </w:r>
      </w:del>
      <w:ins w:id="265" w:author="Hilmar Zech" w:date="2022-01-26T12:09:00Z">
        <w:r w:rsidR="004C06E4">
          <w:rPr>
            <w:lang w:val="en-US"/>
          </w:rPr>
          <w:t xml:space="preserve">. </w:t>
        </w:r>
      </w:ins>
      <w:r w:rsidR="00614045">
        <w:rPr>
          <w:lang w:val="en-US"/>
        </w:rPr>
        <w:t>Split-half reliability</w:t>
      </w:r>
      <w:r>
        <w:rPr>
          <w:lang w:val="en-US"/>
        </w:rPr>
        <w:t xml:space="preserve"> was assessed based on Spearman-Brown-corrected </w:t>
      </w:r>
      <w:r w:rsidR="00614045">
        <w:rPr>
          <w:lang w:val="en-US"/>
        </w:rPr>
        <w:t>correlations</w:t>
      </w:r>
      <w:r>
        <w:rPr>
          <w:lang w:val="en-US"/>
        </w:rPr>
        <w:t xml:space="preserve"> within each session (based on odd-even splits). </w:t>
      </w:r>
      <w:r w:rsidR="00BD65BE">
        <w:rPr>
          <w:lang w:val="en-US"/>
        </w:rPr>
        <w:t xml:space="preserve">Note that for the working memory task and for the SSRT, </w:t>
      </w:r>
      <w:r w:rsidR="00614045">
        <w:rPr>
          <w:lang w:val="en-US"/>
        </w:rPr>
        <w:t>split-half reliabilities</w:t>
      </w:r>
      <w:r w:rsidR="00BD65BE">
        <w:rPr>
          <w:lang w:val="en-US"/>
        </w:rPr>
        <w:t xml:space="preserve"> could not be computed because these tasks are adaptive. Therefore, splitting the task into two halves is not appropriate (</w:t>
      </w:r>
      <w:proofErr w:type="spellStart"/>
      <w:r w:rsidR="00BD65BE">
        <w:rPr>
          <w:lang w:val="en-US"/>
        </w:rPr>
        <w:t>Draheim</w:t>
      </w:r>
      <w:proofErr w:type="spellEnd"/>
      <w:r w:rsidR="00BD65BE">
        <w:rPr>
          <w:lang w:val="en-US"/>
        </w:rPr>
        <w:t xml:space="preserve"> et al., 2020)</w:t>
      </w:r>
      <w:del w:id="266" w:author="Hilmar Zech" w:date="2022-01-26T12:09:00Z">
        <w:r w:rsidR="00BD65BE" w:rsidDel="004C06E4">
          <w:rPr>
            <w:lang w:val="en-US"/>
          </w:rPr>
          <w:delText xml:space="preserve">.  </w:delText>
        </w:r>
      </w:del>
      <w:ins w:id="267" w:author="Hilmar Zech" w:date="2022-01-26T12:09:00Z">
        <w:r w:rsidR="004C06E4">
          <w:rPr>
            <w:lang w:val="en-US"/>
          </w:rPr>
          <w:t xml:space="preserve">. </w:t>
        </w:r>
      </w:ins>
      <w:r w:rsidR="00936718">
        <w:rPr>
          <w:lang w:val="en-US"/>
        </w:rPr>
        <w:t>T</w:t>
      </w:r>
      <w:r>
        <w:rPr>
          <w:lang w:val="en-US"/>
        </w:rPr>
        <w:t xml:space="preserve">est-retest reliability </w:t>
      </w:r>
      <w:r w:rsidR="00936718">
        <w:rPr>
          <w:lang w:val="en-US"/>
        </w:rPr>
        <w:t>was calculated based on</w:t>
      </w:r>
      <w:r>
        <w:rPr>
          <w:lang w:val="en-US"/>
        </w:rPr>
        <w:t xml:space="preserve"> intra-class correlation coefficients (ICCs)</w:t>
      </w:r>
      <w:r w:rsidR="00BD65BE">
        <w:rPr>
          <w:lang w:val="en-US"/>
        </w:rPr>
        <w:t xml:space="preserve"> based on </w:t>
      </w:r>
      <w:r w:rsidR="00614045">
        <w:rPr>
          <w:lang w:val="en-US"/>
        </w:rPr>
        <w:t>data from the</w:t>
      </w:r>
      <w:r w:rsidR="00BD65BE">
        <w:rPr>
          <w:lang w:val="en-US"/>
        </w:rPr>
        <w:t xml:space="preserve"> first two measurement sessions</w:t>
      </w:r>
      <w:del w:id="268" w:author="Hilmar Zech" w:date="2022-01-26T12:09:00Z">
        <w:r w:rsidDel="004C06E4">
          <w:rPr>
            <w:lang w:val="en-US"/>
          </w:rPr>
          <w:delText xml:space="preserve">. </w:delText>
        </w:r>
        <w:r w:rsidR="00B328E3" w:rsidDel="004C06E4">
          <w:rPr>
            <w:lang w:val="en-US"/>
          </w:rPr>
          <w:delText xml:space="preserve"> </w:delText>
        </w:r>
      </w:del>
      <w:ins w:id="269" w:author="Hilmar Zech" w:date="2022-01-26T12:09:00Z">
        <w:r w:rsidR="004C06E4">
          <w:rPr>
            <w:lang w:val="en-US"/>
          </w:rPr>
          <w:t xml:space="preserve">. </w:t>
        </w:r>
      </w:ins>
      <w:r w:rsidR="00B328E3">
        <w:rPr>
          <w:lang w:val="en-US"/>
        </w:rPr>
        <w:t>To calculate ICCs directly from mixed models, we followed the method recently described by Brown et al. (2020), which calculates reliabilities based on variance components extracted from mixed models</w:t>
      </w:r>
      <w:del w:id="270" w:author="Hilmar Zech" w:date="2022-01-26T12:09:00Z">
        <w:r w:rsidR="00B328E3" w:rsidDel="004C06E4">
          <w:rPr>
            <w:lang w:val="en-US"/>
          </w:rPr>
          <w:delText xml:space="preserve">.  </w:delText>
        </w:r>
      </w:del>
      <w:ins w:id="271" w:author="Hilmar Zech" w:date="2022-01-26T12:09:00Z">
        <w:r w:rsidR="004C06E4">
          <w:rPr>
            <w:lang w:val="en-US"/>
          </w:rPr>
          <w:t xml:space="preserve">. </w:t>
        </w:r>
      </w:ins>
      <w:proofErr w:type="spellStart"/>
      <w:r w:rsidR="00B328E3">
        <w:rPr>
          <w:lang w:val="en-US"/>
        </w:rPr>
        <w:t>Waltmann</w:t>
      </w:r>
      <w:proofErr w:type="spellEnd"/>
      <w:r w:rsidR="00B328E3">
        <w:rPr>
          <w:lang w:val="en-US"/>
        </w:rPr>
        <w:t xml:space="preserve"> et al. (2021) recently </w:t>
      </w:r>
      <w:r w:rsidR="00233827">
        <w:rPr>
          <w:lang w:val="en-US"/>
        </w:rPr>
        <w:t>showed</w:t>
      </w:r>
      <w:r w:rsidR="00B328E3">
        <w:rPr>
          <w:lang w:val="en-US"/>
        </w:rPr>
        <w:t xml:space="preserve"> that this method yields more </w:t>
      </w:r>
      <w:r w:rsidR="00CB3A08">
        <w:rPr>
          <w:lang w:val="en-US"/>
        </w:rPr>
        <w:t>conservative and more accurate</w:t>
      </w:r>
      <w:r w:rsidR="00B328E3">
        <w:rPr>
          <w:lang w:val="en-US"/>
        </w:rPr>
        <w:t xml:space="preserve"> </w:t>
      </w:r>
      <w:r w:rsidR="00CB3A08">
        <w:rPr>
          <w:lang w:val="en-US"/>
        </w:rPr>
        <w:t>reliabilities than alternative methods (e.g. first predicting sessions scores and calculating reliabilities based on these predictions).</w:t>
      </w:r>
      <w:r w:rsidR="00AE628D">
        <w:rPr>
          <w:lang w:val="en-US"/>
        </w:rPr>
        <w:t xml:space="preserve"> </w:t>
      </w:r>
    </w:p>
    <w:p w14:paraId="63A03779" w14:textId="1FF39EFC" w:rsidR="00BD65BE" w:rsidRDefault="00CB3A08">
      <w:pPr>
        <w:spacing w:line="480" w:lineRule="auto"/>
        <w:ind w:firstLine="720"/>
        <w:jc w:val="both"/>
        <w:rPr>
          <w:lang w:val="en-US"/>
        </w:rPr>
      </w:pPr>
      <w:r>
        <w:rPr>
          <w:lang w:val="en-US"/>
        </w:rPr>
        <w:lastRenderedPageBreak/>
        <w:t>To investigate whether increased retest-periods lead to decreased reliability</w:t>
      </w:r>
      <w:r w:rsidR="00BD65BE">
        <w:rPr>
          <w:lang w:val="en-US"/>
        </w:rPr>
        <w:t xml:space="preserve">, we also </w:t>
      </w:r>
      <w:r w:rsidR="008B166C">
        <w:rPr>
          <w:lang w:val="en-US"/>
        </w:rPr>
        <w:t>calculated test-retest reliabilities for longer retest-periods of one</w:t>
      </w:r>
      <w:r w:rsidR="009D6CE0">
        <w:rPr>
          <w:lang w:val="en-US"/>
        </w:rPr>
        <w:t xml:space="preserve"> to</w:t>
      </w:r>
      <w:r w:rsidR="008B166C">
        <w:rPr>
          <w:lang w:val="en-US"/>
        </w:rPr>
        <w:t xml:space="preserve"> </w:t>
      </w:r>
      <w:r w:rsidR="009D6CE0">
        <w:rPr>
          <w:lang w:val="en-US"/>
        </w:rPr>
        <w:t>six</w:t>
      </w:r>
      <w:r w:rsidR="008B166C">
        <w:rPr>
          <w:lang w:val="en-US"/>
        </w:rPr>
        <w:t xml:space="preserve"> months.</w:t>
      </w:r>
    </w:p>
    <w:p w14:paraId="56F1F32F" w14:textId="77777777" w:rsidR="00D57063" w:rsidRDefault="00D57063" w:rsidP="00BD65BE">
      <w:pPr>
        <w:spacing w:line="480" w:lineRule="auto"/>
        <w:outlineLvl w:val="2"/>
        <w:rPr>
          <w:ins w:id="272" w:author="Deserno, Lorenz" w:date="2022-01-18T10:27:00Z"/>
          <w:b/>
          <w:bCs/>
          <w:i/>
          <w:iCs/>
          <w:lang w:val="en-US"/>
        </w:rPr>
      </w:pPr>
    </w:p>
    <w:p w14:paraId="1AFE4050" w14:textId="238E79CF" w:rsidR="00BD65BE" w:rsidRPr="001434EE" w:rsidRDefault="00BD65BE" w:rsidP="00C55994">
      <w:pPr>
        <w:spacing w:line="480" w:lineRule="auto"/>
        <w:outlineLvl w:val="2"/>
        <w:rPr>
          <w:ins w:id="273" w:author="Hilmar Zech" w:date="2022-01-09T20:46:00Z"/>
          <w:b/>
          <w:bCs/>
          <w:iCs/>
          <w:lang w:val="en-US"/>
        </w:rPr>
      </w:pPr>
      <w:commentRangeStart w:id="274"/>
      <w:commentRangeStart w:id="275"/>
      <w:ins w:id="276" w:author="Hilmar Zech" w:date="2022-01-09T19:58:00Z">
        <w:r w:rsidRPr="001434EE">
          <w:rPr>
            <w:b/>
            <w:bCs/>
            <w:iCs/>
            <w:lang w:val="en-US"/>
          </w:rPr>
          <w:t>Validity</w:t>
        </w:r>
      </w:ins>
      <w:commentRangeEnd w:id="274"/>
      <w:r w:rsidR="007777C9">
        <w:rPr>
          <w:rStyle w:val="CommentReference"/>
        </w:rPr>
        <w:commentReference w:id="274"/>
      </w:r>
      <w:commentRangeEnd w:id="275"/>
      <w:r w:rsidR="00647007">
        <w:rPr>
          <w:rStyle w:val="CommentReference"/>
        </w:rPr>
        <w:commentReference w:id="275"/>
      </w:r>
      <w:r w:rsidR="00A270AB">
        <w:rPr>
          <w:b/>
          <w:bCs/>
          <w:iCs/>
          <w:lang w:val="en-US"/>
        </w:rPr>
        <w:t>.</w:t>
      </w:r>
    </w:p>
    <w:p w14:paraId="2BEBA0D7" w14:textId="4C554EB5" w:rsidR="00F42E49" w:rsidRPr="00F42E49" w:rsidRDefault="00972D45" w:rsidP="00F42E49">
      <w:pPr>
        <w:spacing w:line="480" w:lineRule="auto"/>
        <w:ind w:firstLine="720"/>
        <w:rPr>
          <w:lang w:val="en-US"/>
        </w:rPr>
      </w:pPr>
      <w:ins w:id="277" w:author="Hilmar Zech" w:date="2022-01-09T20:46:00Z">
        <w:r>
          <w:rPr>
            <w:lang w:val="en-US"/>
          </w:rPr>
          <w:t xml:space="preserve">To validate the tasks, we correlated </w:t>
        </w:r>
      </w:ins>
      <w:ins w:id="278" w:author="Hilmar Zech" w:date="2022-01-09T20:47:00Z">
        <w:r w:rsidR="00D9609D">
          <w:rPr>
            <w:lang w:val="en-US"/>
          </w:rPr>
          <w:t>all task outcomes with each other and with several indicators of alcohol consumption</w:t>
        </w:r>
      </w:ins>
      <w:ins w:id="279" w:author="Hilmar Zech" w:date="2022-01-26T12:09:00Z">
        <w:r w:rsidR="004C06E4">
          <w:rPr>
            <w:lang w:val="en-US"/>
          </w:rPr>
          <w:t xml:space="preserve">. </w:t>
        </w:r>
      </w:ins>
      <w:ins w:id="280" w:author="Hilmar Zech" w:date="2022-01-09T20:47:00Z">
        <w:r w:rsidR="00D9609D">
          <w:rPr>
            <w:lang w:val="en-US"/>
          </w:rPr>
          <w:t xml:space="preserve">These included participants AUD scores, their </w:t>
        </w:r>
      </w:ins>
      <w:ins w:id="281" w:author="Hilmar Zech" w:date="2022-01-09T20:48:00Z">
        <w:r w:rsidR="00D9609D">
          <w:rPr>
            <w:lang w:val="en-US"/>
          </w:rPr>
          <w:t>self-reported retrospective alcohol consumption over the three months before the assessment</w:t>
        </w:r>
      </w:ins>
      <w:r w:rsidR="006857B8">
        <w:rPr>
          <w:lang w:val="en-US"/>
        </w:rPr>
        <w:t xml:space="preserve"> (number of drinking days, standard drinks per typical drinking day, and standard drinks per day)</w:t>
      </w:r>
      <w:ins w:id="282" w:author="Hilmar Zech" w:date="2022-01-09T20:48:00Z">
        <w:r w:rsidR="00D9609D">
          <w:rPr>
            <w:lang w:val="en-US"/>
          </w:rPr>
          <w:t xml:space="preserve">, and </w:t>
        </w:r>
        <w:commentRangeStart w:id="283"/>
        <w:commentRangeStart w:id="284"/>
        <w:r w:rsidR="00D9609D">
          <w:rPr>
            <w:lang w:val="en-US"/>
          </w:rPr>
          <w:t>their average</w:t>
        </w:r>
      </w:ins>
      <w:r w:rsidR="006857B8">
        <w:rPr>
          <w:lang w:val="en-US"/>
        </w:rPr>
        <w:t xml:space="preserve"> (mean and median)</w:t>
      </w:r>
      <w:ins w:id="285" w:author="Hilmar Zech" w:date="2022-01-09T20:48:00Z">
        <w:r w:rsidR="00D9609D">
          <w:rPr>
            <w:lang w:val="en-US"/>
          </w:rPr>
          <w:t xml:space="preserve"> daily consumption reported during </w:t>
        </w:r>
      </w:ins>
      <w:ins w:id="286" w:author="Hilmar Zech" w:date="2022-01-09T20:49:00Z">
        <w:r w:rsidR="002D4CD2">
          <w:rPr>
            <w:lang w:val="en-US"/>
          </w:rPr>
          <w:t>EMA in the first month after the assessment.</w:t>
        </w:r>
      </w:ins>
      <w:commentRangeEnd w:id="283"/>
      <w:r w:rsidR="00D57063">
        <w:rPr>
          <w:rStyle w:val="CommentReference"/>
        </w:rPr>
        <w:commentReference w:id="283"/>
      </w:r>
      <w:commentRangeEnd w:id="284"/>
      <w:r w:rsidR="008158BC">
        <w:rPr>
          <w:rStyle w:val="CommentReference"/>
        </w:rPr>
        <w:commentReference w:id="284"/>
      </w:r>
      <w:ins w:id="287" w:author="Deserno, Lorenz" w:date="2022-01-18T11:43:00Z">
        <w:r w:rsidR="007777C9">
          <w:rPr>
            <w:lang w:val="en-US"/>
          </w:rPr>
          <w:t xml:space="preserve"> </w:t>
        </w:r>
      </w:ins>
    </w:p>
    <w:tbl>
      <w:tblPr>
        <w:tblStyle w:val="TableGrid"/>
        <w:tblW w:w="930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6042"/>
      </w:tblGrid>
      <w:tr w:rsidR="00F42E49" w:rsidRPr="00F42E49" w14:paraId="749D3F5F" w14:textId="77777777" w:rsidTr="007A0767">
        <w:trPr>
          <w:trHeight w:val="425"/>
        </w:trPr>
        <w:tc>
          <w:tcPr>
            <w:tcW w:w="3261" w:type="dxa"/>
            <w:tcBorders>
              <w:top w:val="single" w:sz="4" w:space="0" w:color="auto"/>
              <w:bottom w:val="single" w:sz="4" w:space="0" w:color="auto"/>
            </w:tcBorders>
          </w:tcPr>
          <w:p w14:paraId="098625F6" w14:textId="77777777" w:rsidR="00F42E49" w:rsidRPr="00F42E49" w:rsidRDefault="00F42E49" w:rsidP="007A0767">
            <w:pPr>
              <w:keepNext/>
              <w:spacing w:before="120" w:after="120"/>
              <w:rPr>
                <w:sz w:val="20"/>
                <w:szCs w:val="20"/>
                <w:lang w:val="en-US"/>
              </w:rPr>
            </w:pPr>
            <w:r w:rsidRPr="00F42E49">
              <w:rPr>
                <w:sz w:val="20"/>
                <w:szCs w:val="20"/>
                <w:lang w:val="en-US"/>
              </w:rPr>
              <w:t>Smartphone Task variable</w:t>
            </w:r>
          </w:p>
        </w:tc>
        <w:tc>
          <w:tcPr>
            <w:tcW w:w="6042" w:type="dxa"/>
            <w:tcBorders>
              <w:top w:val="single" w:sz="4" w:space="0" w:color="auto"/>
              <w:bottom w:val="single" w:sz="4" w:space="0" w:color="auto"/>
            </w:tcBorders>
          </w:tcPr>
          <w:p w14:paraId="7A6AF746" w14:textId="77777777" w:rsidR="00F42E49" w:rsidRPr="00F42E49" w:rsidRDefault="00F42E49" w:rsidP="007A0767">
            <w:pPr>
              <w:keepNext/>
              <w:spacing w:before="120" w:after="120"/>
              <w:rPr>
                <w:sz w:val="20"/>
                <w:szCs w:val="20"/>
                <w:lang w:val="en-US"/>
              </w:rPr>
            </w:pPr>
            <w:r w:rsidRPr="00F42E49">
              <w:rPr>
                <w:sz w:val="20"/>
                <w:szCs w:val="20"/>
                <w:lang w:val="en-US"/>
              </w:rPr>
              <w:t>Lab-based Validation tasks</w:t>
            </w:r>
          </w:p>
        </w:tc>
      </w:tr>
      <w:tr w:rsidR="00F42E49" w:rsidRPr="00F42E49" w14:paraId="71D72A42" w14:textId="77777777" w:rsidTr="007A0767">
        <w:trPr>
          <w:trHeight w:val="559"/>
        </w:trPr>
        <w:tc>
          <w:tcPr>
            <w:tcW w:w="3261" w:type="dxa"/>
            <w:tcBorders>
              <w:top w:val="single" w:sz="4" w:space="0" w:color="auto"/>
            </w:tcBorders>
          </w:tcPr>
          <w:p w14:paraId="4F9524F5" w14:textId="77777777" w:rsidR="00F42E49" w:rsidRPr="00F42E49" w:rsidRDefault="00F42E49" w:rsidP="007A0767">
            <w:pPr>
              <w:keepNext/>
              <w:spacing w:before="120" w:after="120"/>
              <w:rPr>
                <w:sz w:val="20"/>
                <w:szCs w:val="20"/>
                <w:lang w:val="en-US"/>
              </w:rPr>
            </w:pPr>
            <w:r w:rsidRPr="00F42E49">
              <w:rPr>
                <w:sz w:val="20"/>
                <w:szCs w:val="20"/>
                <w:lang w:val="en-US"/>
              </w:rPr>
              <w:t xml:space="preserve">Working memory capacity (WMC) </w:t>
            </w:r>
          </w:p>
        </w:tc>
        <w:tc>
          <w:tcPr>
            <w:tcW w:w="6042" w:type="dxa"/>
            <w:tcBorders>
              <w:top w:val="single" w:sz="4" w:space="0" w:color="auto"/>
            </w:tcBorders>
          </w:tcPr>
          <w:p w14:paraId="27B7B82D" w14:textId="77777777" w:rsidR="00F42E49" w:rsidRPr="00F42E49" w:rsidRDefault="00F42E49" w:rsidP="007A0767">
            <w:pPr>
              <w:keepNext/>
              <w:spacing w:before="120" w:after="120"/>
              <w:rPr>
                <w:sz w:val="20"/>
                <w:szCs w:val="20"/>
                <w:lang w:val="en-US"/>
              </w:rPr>
            </w:pPr>
            <w:r w:rsidRPr="00F42E49">
              <w:rPr>
                <w:sz w:val="20"/>
                <w:szCs w:val="20"/>
                <w:lang w:val="en-US"/>
              </w:rPr>
              <w:t>Digit Span Forward and Backward Task</w:t>
            </w:r>
          </w:p>
          <w:p w14:paraId="4E2162C6" w14:textId="77777777" w:rsidR="00F42E49" w:rsidRPr="00F42E49" w:rsidRDefault="00F42E49" w:rsidP="007A0767">
            <w:pPr>
              <w:keepNext/>
              <w:spacing w:before="120" w:after="120"/>
              <w:rPr>
                <w:sz w:val="20"/>
                <w:szCs w:val="20"/>
                <w:lang w:val="en-US"/>
              </w:rPr>
            </w:pPr>
            <w:r w:rsidRPr="00F42E49">
              <w:rPr>
                <w:sz w:val="20"/>
                <w:szCs w:val="20"/>
                <w:lang w:val="en-US"/>
              </w:rPr>
              <w:t xml:space="preserve">N-Back </w:t>
            </w:r>
          </w:p>
        </w:tc>
      </w:tr>
      <w:tr w:rsidR="00F42E49" w:rsidRPr="00F42E49" w14:paraId="6E601CF8" w14:textId="77777777" w:rsidTr="007A0767">
        <w:trPr>
          <w:trHeight w:val="466"/>
        </w:trPr>
        <w:tc>
          <w:tcPr>
            <w:tcW w:w="3261" w:type="dxa"/>
          </w:tcPr>
          <w:p w14:paraId="667D0821" w14:textId="77777777" w:rsidR="00F42E49" w:rsidRPr="00F42E49" w:rsidRDefault="00F42E49" w:rsidP="007A0767">
            <w:pPr>
              <w:keepNext/>
              <w:spacing w:before="120" w:after="120"/>
              <w:rPr>
                <w:sz w:val="20"/>
                <w:szCs w:val="20"/>
                <w:lang w:val="en-US"/>
              </w:rPr>
            </w:pPr>
            <w:r w:rsidRPr="00F42E49">
              <w:rPr>
                <w:sz w:val="20"/>
                <w:szCs w:val="20"/>
                <w:lang w:val="en-US"/>
              </w:rPr>
              <w:t>Stop signal reaction times (SSRTs)</w:t>
            </w:r>
          </w:p>
        </w:tc>
        <w:tc>
          <w:tcPr>
            <w:tcW w:w="6042" w:type="dxa"/>
          </w:tcPr>
          <w:p w14:paraId="65ADD864" w14:textId="77777777" w:rsidR="00F42E49" w:rsidRPr="00F42E49" w:rsidRDefault="00F42E49" w:rsidP="007A0767">
            <w:pPr>
              <w:keepNext/>
              <w:spacing w:before="120" w:after="120"/>
              <w:rPr>
                <w:sz w:val="20"/>
                <w:szCs w:val="20"/>
                <w:lang w:val="en-US"/>
              </w:rPr>
            </w:pPr>
            <w:r w:rsidRPr="00F42E49">
              <w:rPr>
                <w:sz w:val="20"/>
                <w:szCs w:val="20"/>
                <w:lang w:val="en-US"/>
              </w:rPr>
              <w:t>Stop Signal Task</w:t>
            </w:r>
          </w:p>
          <w:p w14:paraId="59535E93" w14:textId="77777777" w:rsidR="00F42E49" w:rsidRPr="00F42E49" w:rsidRDefault="00F42E49" w:rsidP="007A0767">
            <w:pPr>
              <w:keepNext/>
              <w:spacing w:before="120" w:after="120"/>
              <w:rPr>
                <w:sz w:val="20"/>
                <w:szCs w:val="20"/>
                <w:lang w:val="en-US"/>
              </w:rPr>
            </w:pPr>
            <w:r w:rsidRPr="00F42E49">
              <w:rPr>
                <w:sz w:val="20"/>
                <w:szCs w:val="20"/>
                <w:lang w:val="en-US"/>
              </w:rPr>
              <w:t>Stroop Task</w:t>
            </w:r>
          </w:p>
        </w:tc>
      </w:tr>
      <w:tr w:rsidR="00F42E49" w:rsidRPr="00F42E49" w14:paraId="389B0345" w14:textId="77777777" w:rsidTr="007A0767">
        <w:trPr>
          <w:trHeight w:val="425"/>
        </w:trPr>
        <w:tc>
          <w:tcPr>
            <w:tcW w:w="3261" w:type="dxa"/>
          </w:tcPr>
          <w:p w14:paraId="784441B0" w14:textId="77777777" w:rsidR="00F42E49" w:rsidRPr="00F42E49" w:rsidRDefault="00F42E49" w:rsidP="007A0767">
            <w:pPr>
              <w:keepNext/>
              <w:spacing w:before="120" w:after="120"/>
              <w:rPr>
                <w:sz w:val="20"/>
                <w:szCs w:val="20"/>
                <w:lang w:val="en-US"/>
              </w:rPr>
            </w:pPr>
            <w:r w:rsidRPr="00F42E49">
              <w:rPr>
                <w:sz w:val="20"/>
                <w:szCs w:val="20"/>
                <w:lang w:val="en-US"/>
              </w:rPr>
              <w:t>Risk aversion for gains</w:t>
            </w:r>
          </w:p>
        </w:tc>
        <w:tc>
          <w:tcPr>
            <w:tcW w:w="6042" w:type="dxa"/>
          </w:tcPr>
          <w:p w14:paraId="6D98F6D8" w14:textId="77777777" w:rsidR="00F42E49" w:rsidRPr="00F42E49" w:rsidRDefault="00F42E49" w:rsidP="007A0767">
            <w:pPr>
              <w:keepNext/>
              <w:spacing w:before="120" w:after="120"/>
              <w:rPr>
                <w:sz w:val="20"/>
                <w:szCs w:val="20"/>
                <w:lang w:val="en-US"/>
              </w:rPr>
            </w:pPr>
            <w:r w:rsidRPr="00F42E49">
              <w:rPr>
                <w:sz w:val="20"/>
                <w:szCs w:val="20"/>
                <w:lang w:val="en-US"/>
              </w:rPr>
              <w:t>Value-based decision making battery</w:t>
            </w:r>
          </w:p>
          <w:p w14:paraId="2042AAB1" w14:textId="77777777" w:rsidR="00F42E49" w:rsidRPr="00F42E49" w:rsidRDefault="00F42E49" w:rsidP="007A0767">
            <w:pPr>
              <w:keepNext/>
              <w:spacing w:before="120" w:after="120"/>
              <w:rPr>
                <w:sz w:val="20"/>
                <w:szCs w:val="20"/>
                <w:lang w:val="en-US"/>
              </w:rPr>
            </w:pPr>
            <w:r w:rsidRPr="00F42E49">
              <w:rPr>
                <w:sz w:val="20"/>
                <w:szCs w:val="20"/>
                <w:lang w:val="en-US"/>
              </w:rPr>
              <w:t>Cambridge Gambling task</w:t>
            </w:r>
          </w:p>
        </w:tc>
      </w:tr>
      <w:tr w:rsidR="00F42E49" w:rsidRPr="00F42E49" w14:paraId="28BBF2C4" w14:textId="77777777" w:rsidTr="007A0767">
        <w:trPr>
          <w:trHeight w:val="425"/>
        </w:trPr>
        <w:tc>
          <w:tcPr>
            <w:tcW w:w="3261" w:type="dxa"/>
          </w:tcPr>
          <w:p w14:paraId="2DD94609" w14:textId="77777777" w:rsidR="00F42E49" w:rsidRPr="00F42E49" w:rsidRDefault="00F42E49" w:rsidP="007A0767">
            <w:pPr>
              <w:keepNext/>
              <w:spacing w:before="120" w:after="120"/>
              <w:rPr>
                <w:sz w:val="20"/>
                <w:szCs w:val="20"/>
                <w:lang w:val="en-US"/>
              </w:rPr>
            </w:pPr>
            <w:r w:rsidRPr="00F42E49">
              <w:rPr>
                <w:sz w:val="20"/>
                <w:szCs w:val="20"/>
                <w:lang w:val="en-US"/>
              </w:rPr>
              <w:t>Risk aversion for losses</w:t>
            </w:r>
          </w:p>
        </w:tc>
        <w:tc>
          <w:tcPr>
            <w:tcW w:w="6042" w:type="dxa"/>
          </w:tcPr>
          <w:p w14:paraId="03608431" w14:textId="77777777" w:rsidR="00F42E49" w:rsidRPr="00F42E49" w:rsidRDefault="00F42E49" w:rsidP="007A0767">
            <w:pPr>
              <w:keepNext/>
              <w:spacing w:before="120" w:after="120"/>
              <w:rPr>
                <w:sz w:val="20"/>
                <w:szCs w:val="20"/>
                <w:lang w:val="en-US"/>
              </w:rPr>
            </w:pPr>
            <w:r w:rsidRPr="00F42E49">
              <w:rPr>
                <w:sz w:val="20"/>
                <w:szCs w:val="20"/>
                <w:lang w:val="en-US"/>
              </w:rPr>
              <w:t>Value-based decision making battery</w:t>
            </w:r>
          </w:p>
        </w:tc>
      </w:tr>
      <w:tr w:rsidR="00F42E49" w:rsidRPr="00F42E49" w14:paraId="16055E21" w14:textId="77777777" w:rsidTr="007A0767">
        <w:trPr>
          <w:trHeight w:val="425"/>
        </w:trPr>
        <w:tc>
          <w:tcPr>
            <w:tcW w:w="3261" w:type="dxa"/>
          </w:tcPr>
          <w:p w14:paraId="4D5D0E10" w14:textId="77777777" w:rsidR="00F42E49" w:rsidRPr="00F42E49" w:rsidRDefault="00F42E49" w:rsidP="007A0767">
            <w:pPr>
              <w:keepNext/>
              <w:spacing w:before="120" w:after="120"/>
              <w:rPr>
                <w:sz w:val="20"/>
                <w:szCs w:val="20"/>
                <w:lang w:val="en-US"/>
              </w:rPr>
            </w:pPr>
            <w:r w:rsidRPr="00F42E49">
              <w:rPr>
                <w:sz w:val="20"/>
                <w:szCs w:val="20"/>
                <w:lang w:val="en-US"/>
              </w:rPr>
              <w:t>Loss aversion</w:t>
            </w:r>
          </w:p>
        </w:tc>
        <w:tc>
          <w:tcPr>
            <w:tcW w:w="6042" w:type="dxa"/>
          </w:tcPr>
          <w:p w14:paraId="05F152E2" w14:textId="77777777" w:rsidR="00F42E49" w:rsidRPr="00F42E49" w:rsidRDefault="00F42E49" w:rsidP="007A0767">
            <w:pPr>
              <w:keepNext/>
              <w:spacing w:before="120" w:after="120"/>
              <w:rPr>
                <w:sz w:val="20"/>
                <w:szCs w:val="20"/>
                <w:lang w:val="en-US"/>
              </w:rPr>
            </w:pPr>
            <w:r w:rsidRPr="00F42E49">
              <w:rPr>
                <w:sz w:val="20"/>
                <w:szCs w:val="20"/>
                <w:lang w:val="en-US"/>
              </w:rPr>
              <w:t>Value-based decision making battery</w:t>
            </w:r>
          </w:p>
        </w:tc>
      </w:tr>
      <w:tr w:rsidR="00F42E49" w:rsidRPr="00F42E49" w14:paraId="4EF24C62" w14:textId="77777777" w:rsidTr="007A0767">
        <w:trPr>
          <w:trHeight w:val="880"/>
        </w:trPr>
        <w:tc>
          <w:tcPr>
            <w:tcW w:w="3261" w:type="dxa"/>
          </w:tcPr>
          <w:p w14:paraId="66F8CA0A" w14:textId="77777777" w:rsidR="00F42E49" w:rsidRPr="00F42E49" w:rsidRDefault="00F42E49" w:rsidP="007A0767">
            <w:pPr>
              <w:spacing w:before="120" w:after="120"/>
              <w:rPr>
                <w:sz w:val="20"/>
                <w:szCs w:val="20"/>
                <w:lang w:val="en-US"/>
              </w:rPr>
            </w:pPr>
            <w:r w:rsidRPr="00F42E49">
              <w:rPr>
                <w:sz w:val="20"/>
                <w:szCs w:val="20"/>
                <w:lang w:val="en-US"/>
              </w:rPr>
              <w:t>Information oversampling relative to optimal</w:t>
            </w:r>
          </w:p>
        </w:tc>
        <w:tc>
          <w:tcPr>
            <w:tcW w:w="6042" w:type="dxa"/>
          </w:tcPr>
          <w:p w14:paraId="716BC85B" w14:textId="77777777" w:rsidR="00F42E49" w:rsidRPr="00F42E49" w:rsidRDefault="00F42E49" w:rsidP="007A0767">
            <w:pPr>
              <w:spacing w:before="120" w:after="120"/>
              <w:rPr>
                <w:sz w:val="20"/>
                <w:szCs w:val="20"/>
                <w:lang w:val="en-US"/>
              </w:rPr>
            </w:pPr>
            <w:r w:rsidRPr="00F42E49">
              <w:rPr>
                <w:sz w:val="20"/>
                <w:szCs w:val="20"/>
                <w:lang w:val="en-US"/>
              </w:rPr>
              <w:t>Value-based decision making battery</w:t>
            </w:r>
          </w:p>
        </w:tc>
      </w:tr>
    </w:tbl>
    <w:p w14:paraId="6961C9F5" w14:textId="77777777" w:rsidR="00F42E49" w:rsidDel="007777C9" w:rsidRDefault="00F42E49" w:rsidP="00A270AB">
      <w:pPr>
        <w:spacing w:line="480" w:lineRule="auto"/>
        <w:ind w:firstLine="720"/>
        <w:outlineLvl w:val="2"/>
        <w:rPr>
          <w:ins w:id="288" w:author="Hilmar Zech" w:date="2022-01-09T19:58:00Z"/>
          <w:del w:id="289" w:author="Deserno, Lorenz" w:date="2022-01-18T11:43:00Z"/>
          <w:b/>
          <w:bCs/>
          <w:i/>
          <w:iCs/>
          <w:lang w:val="en-US"/>
        </w:rPr>
        <w:pPrChange w:id="290" w:author="Hilmar Zech" w:date="2022-01-09T20:46:00Z">
          <w:pPr>
            <w:spacing w:line="480" w:lineRule="auto"/>
            <w:outlineLvl w:val="2"/>
          </w:pPr>
        </w:pPrChange>
      </w:pPr>
    </w:p>
    <w:p w14:paraId="32728A39" w14:textId="56F24931" w:rsidR="00F42E49" w:rsidRPr="00F82219" w:rsidRDefault="00F42E49" w:rsidP="00F42E49">
      <w:pPr>
        <w:pStyle w:val="Caption"/>
        <w:spacing w:before="120" w:line="480" w:lineRule="auto"/>
        <w:jc w:val="both"/>
        <w:rPr>
          <w:sz w:val="20"/>
          <w:szCs w:val="20"/>
          <w:lang w:val="en-US"/>
        </w:rPr>
      </w:pPr>
      <w:ins w:id="291" w:author="Hilmar Zech" w:date="2022-01-26T20:36:00Z">
        <w:r w:rsidRPr="00B20D2F">
          <w:rPr>
            <w:b/>
            <w:bCs/>
            <w:i w:val="0"/>
            <w:iCs w:val="0"/>
            <w:color w:val="000000" w:themeColor="text1"/>
            <w:sz w:val="20"/>
            <w:szCs w:val="20"/>
            <w:lang w:val="en-US"/>
          </w:rPr>
          <w:t xml:space="preserve">Table. </w:t>
        </w:r>
      </w:ins>
      <w:r w:rsidR="00647007">
        <w:rPr>
          <w:b/>
          <w:bCs/>
          <w:i w:val="0"/>
          <w:iCs w:val="0"/>
          <w:color w:val="000000" w:themeColor="text1"/>
          <w:sz w:val="20"/>
          <w:szCs w:val="20"/>
          <w:lang w:val="en-US"/>
        </w:rPr>
        <w:t>Lab-based validation tasks</w:t>
      </w:r>
      <w:ins w:id="292" w:author="Hilmar Zech" w:date="2022-01-26T20:36:00Z">
        <w:r w:rsidRPr="00B20D2F">
          <w:rPr>
            <w:b/>
            <w:bCs/>
            <w:i w:val="0"/>
            <w:iCs w:val="0"/>
            <w:color w:val="000000" w:themeColor="text1"/>
            <w:sz w:val="20"/>
            <w:szCs w:val="20"/>
            <w:lang w:val="en-US"/>
          </w:rPr>
          <w:t>.</w:t>
        </w:r>
      </w:ins>
    </w:p>
    <w:p w14:paraId="4BF0F845" w14:textId="6F2D6965" w:rsidR="00AE7291" w:rsidRDefault="00AE7291" w:rsidP="00A270AB">
      <w:pPr>
        <w:spacing w:line="480" w:lineRule="auto"/>
        <w:ind w:firstLine="720"/>
        <w:rPr>
          <w:ins w:id="293" w:author="Deserno, Lorenz" w:date="2022-01-18T10:19:00Z"/>
          <w:iCs/>
          <w:lang w:val="en-US"/>
        </w:rPr>
      </w:pPr>
    </w:p>
    <w:p w14:paraId="3F25CD84" w14:textId="30A66CB9" w:rsidR="00AE7291" w:rsidRPr="00291F3D" w:rsidDel="00AE7291" w:rsidRDefault="00AE7291" w:rsidP="00291F3D">
      <w:pPr>
        <w:spacing w:line="480" w:lineRule="auto"/>
        <w:jc w:val="both"/>
        <w:rPr>
          <w:ins w:id="294" w:author="Hilmar Zech" w:date="2022-01-06T12:35:00Z"/>
          <w:del w:id="295" w:author="Deserno, Lorenz" w:date="2022-01-18T10:19:00Z"/>
          <w:iCs/>
          <w:lang w:val="en-US"/>
        </w:rPr>
      </w:pPr>
    </w:p>
    <w:p w14:paraId="2F965EBA" w14:textId="25E18309" w:rsidR="00190F96" w:rsidRDefault="00E87728" w:rsidP="00B56E45">
      <w:pPr>
        <w:spacing w:line="480" w:lineRule="auto"/>
        <w:jc w:val="center"/>
        <w:outlineLvl w:val="0"/>
        <w:rPr>
          <w:b/>
          <w:bCs/>
          <w:lang w:val="en-US"/>
        </w:rPr>
      </w:pPr>
      <w:r>
        <w:rPr>
          <w:b/>
          <w:bCs/>
          <w:lang w:val="en-US"/>
        </w:rPr>
        <w:t>Results</w:t>
      </w:r>
    </w:p>
    <w:p w14:paraId="4951DE65" w14:textId="0E219AE3" w:rsidR="00B66B97" w:rsidRDefault="00B66B97" w:rsidP="00B66B97">
      <w:pPr>
        <w:spacing w:line="480" w:lineRule="auto"/>
        <w:outlineLvl w:val="1"/>
        <w:rPr>
          <w:b/>
          <w:bCs/>
          <w:lang w:val="en-US"/>
        </w:rPr>
      </w:pPr>
      <w:r>
        <w:rPr>
          <w:b/>
          <w:bCs/>
          <w:lang w:val="en-US"/>
        </w:rPr>
        <w:t>Split-half reliability</w:t>
      </w:r>
    </w:p>
    <w:p w14:paraId="76BC3830" w14:textId="2EB828B0" w:rsidR="00E64CA5" w:rsidRDefault="00EF46B8" w:rsidP="00291F3D">
      <w:pPr>
        <w:spacing w:line="480" w:lineRule="auto"/>
        <w:ind w:firstLine="720"/>
        <w:outlineLvl w:val="0"/>
        <w:rPr>
          <w:ins w:id="296" w:author="Hilmar Zech" w:date="2022-01-08T18:18:00Z"/>
          <w:b/>
          <w:bCs/>
          <w:i/>
          <w:iCs/>
          <w:lang w:val="en-US"/>
        </w:rPr>
      </w:pPr>
      <w:r>
        <w:rPr>
          <w:lang w:val="en-US"/>
        </w:rPr>
        <w:t>For</w:t>
      </w:r>
      <w:r w:rsidR="00CB665E">
        <w:rPr>
          <w:lang w:val="en-US"/>
        </w:rPr>
        <w:t xml:space="preserve"> the risk taking task only split-half reliabilities for the win and loss conditions </w:t>
      </w:r>
      <w:r w:rsidR="00D44063">
        <w:rPr>
          <w:lang w:val="en-US"/>
        </w:rPr>
        <w:t xml:space="preserve">were </w:t>
      </w:r>
      <w:r w:rsidR="00C236B4">
        <w:rPr>
          <w:lang w:val="en-US"/>
        </w:rPr>
        <w:t>adequate</w:t>
      </w:r>
      <w:commentRangeStart w:id="297"/>
      <w:commentRangeStart w:id="298"/>
      <w:r w:rsidR="00CB665E">
        <w:rPr>
          <w:lang w:val="en-US"/>
        </w:rPr>
        <w:t xml:space="preserve"> </w:t>
      </w:r>
      <w:commentRangeEnd w:id="297"/>
      <w:r w:rsidR="00D44063">
        <w:rPr>
          <w:rStyle w:val="CommentReference"/>
        </w:rPr>
        <w:commentReference w:id="297"/>
      </w:r>
      <w:commentRangeEnd w:id="298"/>
      <w:r w:rsidR="007A6AD3">
        <w:rPr>
          <w:rStyle w:val="CommentReference"/>
        </w:rPr>
        <w:commentReference w:id="298"/>
      </w:r>
      <w:r w:rsidR="00F45D44">
        <w:rPr>
          <w:lang w:val="en-US"/>
        </w:rPr>
        <w:t>(</w:t>
      </w:r>
      <w:proofErr w:type="spellStart"/>
      <w:r w:rsidR="00F45D44">
        <w:rPr>
          <w:i/>
          <w:iCs/>
          <w:lang w:val="en-US"/>
        </w:rPr>
        <w:t>r</w:t>
      </w:r>
      <w:r w:rsidR="00F45D44" w:rsidRPr="00291F3D">
        <w:rPr>
          <w:i/>
          <w:iCs/>
          <w:vertAlign w:val="subscript"/>
          <w:lang w:val="en-US"/>
        </w:rPr>
        <w:t>sb</w:t>
      </w:r>
      <w:proofErr w:type="spellEnd"/>
      <w:r w:rsidR="00D44063">
        <w:rPr>
          <w:i/>
          <w:iCs/>
          <w:lang w:val="en-US"/>
        </w:rPr>
        <w:t xml:space="preserve"> </w:t>
      </w:r>
      <w:r w:rsidR="00F45D44">
        <w:rPr>
          <w:i/>
          <w:iCs/>
          <w:lang w:val="en-US"/>
        </w:rPr>
        <w:t>win</w:t>
      </w:r>
      <w:r w:rsidR="00D44063">
        <w:rPr>
          <w:i/>
          <w:iCs/>
          <w:lang w:val="en-US"/>
        </w:rPr>
        <w:t xml:space="preserve"> </w:t>
      </w:r>
      <w:r w:rsidR="00F45D44">
        <w:rPr>
          <w:i/>
          <w:iCs/>
          <w:lang w:val="en-US"/>
        </w:rPr>
        <w:t>session</w:t>
      </w:r>
      <w:r w:rsidR="00D44063">
        <w:rPr>
          <w:i/>
          <w:iCs/>
          <w:lang w:val="en-US"/>
        </w:rPr>
        <w:t xml:space="preserve"> </w:t>
      </w:r>
      <w:r w:rsidR="00F45D44">
        <w:rPr>
          <w:i/>
          <w:iCs/>
          <w:lang w:val="en-US"/>
        </w:rPr>
        <w:t xml:space="preserve">1 </w:t>
      </w:r>
      <w:r w:rsidR="00F45D44">
        <w:rPr>
          <w:lang w:val="en-US"/>
        </w:rPr>
        <w:t xml:space="preserve">= .84; </w:t>
      </w:r>
      <w:r w:rsidR="00F45D44">
        <w:rPr>
          <w:i/>
          <w:iCs/>
          <w:lang w:val="en-US"/>
        </w:rPr>
        <w:t xml:space="preserve">r_sb_win_session_2 </w:t>
      </w:r>
      <w:r w:rsidR="00F45D44">
        <w:rPr>
          <w:lang w:val="en-US"/>
        </w:rPr>
        <w:t xml:space="preserve">= .91; </w:t>
      </w:r>
      <w:r w:rsidR="00CC51A2">
        <w:rPr>
          <w:i/>
          <w:iCs/>
          <w:lang w:val="en-US"/>
        </w:rPr>
        <w:t xml:space="preserve">r_sb_loss_session_1 </w:t>
      </w:r>
      <w:r w:rsidR="00CC51A2">
        <w:rPr>
          <w:lang w:val="en-US"/>
        </w:rPr>
        <w:t xml:space="preserve">= .77; </w:t>
      </w:r>
      <w:r w:rsidR="00CC51A2">
        <w:rPr>
          <w:i/>
          <w:iCs/>
          <w:lang w:val="en-US"/>
        </w:rPr>
        <w:lastRenderedPageBreak/>
        <w:t xml:space="preserve">r_sb_loss_session_2 </w:t>
      </w:r>
      <w:r w:rsidR="00CC51A2">
        <w:rPr>
          <w:lang w:val="en-US"/>
        </w:rPr>
        <w:t>= .82</w:t>
      </w:r>
      <w:r w:rsidR="00CB665E">
        <w:rPr>
          <w:lang w:val="en-US"/>
        </w:rPr>
        <w:t xml:space="preserve">; </w:t>
      </w:r>
      <w:r w:rsidR="00CB665E">
        <w:rPr>
          <w:i/>
          <w:iCs/>
          <w:lang w:val="en-US"/>
        </w:rPr>
        <w:t xml:space="preserve">r_sb_mixed_session_1 </w:t>
      </w:r>
      <w:r w:rsidR="00CB665E">
        <w:rPr>
          <w:lang w:val="en-US"/>
        </w:rPr>
        <w:t xml:space="preserve">= .67; </w:t>
      </w:r>
      <w:r w:rsidR="00CB665E">
        <w:rPr>
          <w:i/>
          <w:iCs/>
          <w:lang w:val="en-US"/>
        </w:rPr>
        <w:t xml:space="preserve">r_sb_mixed_session_2 </w:t>
      </w:r>
      <w:r w:rsidR="00CB665E">
        <w:rPr>
          <w:lang w:val="en-US"/>
        </w:rPr>
        <w:t>= .71)</w:t>
      </w:r>
      <w:del w:id="299" w:author="Hilmar Zech" w:date="2022-01-26T12:09:00Z">
        <w:r w:rsidDel="004C06E4">
          <w:rPr>
            <w:lang w:val="en-US"/>
          </w:rPr>
          <w:delText xml:space="preserve">.  </w:delText>
        </w:r>
      </w:del>
      <w:ins w:id="300" w:author="Hilmar Zech" w:date="2022-01-26T12:09:00Z">
        <w:r w:rsidR="004C06E4">
          <w:rPr>
            <w:lang w:val="en-US"/>
          </w:rPr>
          <w:t xml:space="preserve">. </w:t>
        </w:r>
      </w:ins>
      <w:r>
        <w:rPr>
          <w:lang w:val="en-US"/>
        </w:rPr>
        <w:t>For the information sampling task</w:t>
      </w:r>
      <w:r w:rsidR="00D44063">
        <w:rPr>
          <w:lang w:val="en-US"/>
        </w:rPr>
        <w:t>,</w:t>
      </w:r>
      <w:r>
        <w:rPr>
          <w:lang w:val="en-US"/>
        </w:rPr>
        <w:t xml:space="preserve"> split-half reliabilities were </w:t>
      </w:r>
      <w:r w:rsidR="00C236B4">
        <w:rPr>
          <w:lang w:val="en-US"/>
        </w:rPr>
        <w:t>adequate</w:t>
      </w:r>
      <w:r>
        <w:rPr>
          <w:lang w:val="en-US"/>
        </w:rPr>
        <w:t xml:space="preserve"> (</w:t>
      </w:r>
      <w:r>
        <w:rPr>
          <w:i/>
          <w:iCs/>
          <w:lang w:val="en-US"/>
        </w:rPr>
        <w:t xml:space="preserve">r_sb_session_1 </w:t>
      </w:r>
      <w:r>
        <w:rPr>
          <w:lang w:val="en-US"/>
        </w:rPr>
        <w:t xml:space="preserve"> = </w:t>
      </w:r>
      <w:r w:rsidR="000B1114">
        <w:rPr>
          <w:lang w:val="en-US"/>
        </w:rPr>
        <w:t xml:space="preserve">.86; </w:t>
      </w:r>
      <w:r w:rsidR="000B1114">
        <w:rPr>
          <w:i/>
          <w:iCs/>
          <w:lang w:val="en-US"/>
        </w:rPr>
        <w:t xml:space="preserve">r_sb_session_2 </w:t>
      </w:r>
      <w:r w:rsidR="000B1114">
        <w:rPr>
          <w:lang w:val="en-US"/>
        </w:rPr>
        <w:t xml:space="preserve"> = .86</w:t>
      </w:r>
      <w:r>
        <w:rPr>
          <w:lang w:val="en-US"/>
        </w:rPr>
        <w:t>)</w:t>
      </w:r>
      <w:del w:id="301" w:author="Hilmar Zech" w:date="2022-01-26T12:09:00Z">
        <w:r w:rsidR="00FB4568" w:rsidDel="004C06E4">
          <w:rPr>
            <w:lang w:val="en-US"/>
          </w:rPr>
          <w:delText>.</w:delText>
        </w:r>
        <w:r w:rsidR="00C67487" w:rsidDel="004C06E4">
          <w:rPr>
            <w:lang w:val="en-US"/>
          </w:rPr>
          <w:delText xml:space="preserve">  </w:delText>
        </w:r>
      </w:del>
      <w:ins w:id="302" w:author="Hilmar Zech" w:date="2022-01-26T12:09:00Z">
        <w:r w:rsidR="004C06E4">
          <w:rPr>
            <w:lang w:val="en-US"/>
          </w:rPr>
          <w:t xml:space="preserve">. </w:t>
        </w:r>
      </w:ins>
      <w:r w:rsidR="00C67487">
        <w:rPr>
          <w:lang w:val="en-US"/>
        </w:rPr>
        <w:t>Split-half reliabilities for the working memory task and for the SST could not be calculated (see methods section).</w:t>
      </w:r>
    </w:p>
    <w:p w14:paraId="4B8463D5" w14:textId="77777777" w:rsidR="00D44063" w:rsidRDefault="00D44063" w:rsidP="001434EE">
      <w:pPr>
        <w:spacing w:line="480" w:lineRule="auto"/>
        <w:jc w:val="both"/>
        <w:rPr>
          <w:ins w:id="303" w:author="Deserno, Lorenz" w:date="2022-01-18T11:41:00Z"/>
          <w:b/>
          <w:bCs/>
          <w:lang w:val="en-US"/>
        </w:rPr>
      </w:pPr>
    </w:p>
    <w:p w14:paraId="4C9C071A" w14:textId="2CD39192" w:rsidR="00D57063" w:rsidRDefault="00675C08" w:rsidP="00291F3D">
      <w:pPr>
        <w:spacing w:line="480" w:lineRule="auto"/>
        <w:jc w:val="both"/>
        <w:rPr>
          <w:b/>
          <w:bCs/>
          <w:lang w:val="en-US"/>
        </w:rPr>
      </w:pPr>
      <w:r>
        <w:rPr>
          <w:b/>
          <w:bCs/>
          <w:lang w:val="en-US"/>
        </w:rPr>
        <w:t>Test-retest reliabilit</w:t>
      </w:r>
      <w:r w:rsidR="006738CC">
        <w:rPr>
          <w:b/>
          <w:bCs/>
          <w:lang w:val="en-US"/>
        </w:rPr>
        <w:t>y</w:t>
      </w:r>
      <w:r w:rsidR="00D57063">
        <w:rPr>
          <w:b/>
          <w:bCs/>
          <w:lang w:val="en-US"/>
        </w:rPr>
        <w:t xml:space="preserve"> </w:t>
      </w:r>
    </w:p>
    <w:p w14:paraId="24F30646" w14:textId="252AF62D" w:rsidR="00D57063" w:rsidRDefault="00D57063" w:rsidP="00D57063">
      <w:pPr>
        <w:spacing w:line="480" w:lineRule="auto"/>
        <w:ind w:firstLine="720"/>
        <w:jc w:val="both"/>
        <w:rPr>
          <w:ins w:id="304" w:author="Hilmar Zech" w:date="2022-01-26T20:36:00Z"/>
          <w:iCs/>
          <w:lang w:val="en-US"/>
        </w:rPr>
      </w:pPr>
      <w:r>
        <w:rPr>
          <w:iCs/>
          <w:lang w:val="en-US"/>
        </w:rPr>
        <w:t>Test-retest reliability increased for all tasks, when calculating scores based on hierarchical mixed models compared to two-stage summary methods (aggregation)</w:t>
      </w:r>
      <w:del w:id="305" w:author="Hilmar Zech" w:date="2022-01-26T12:09:00Z">
        <w:r w:rsidDel="004C06E4">
          <w:rPr>
            <w:iCs/>
            <w:lang w:val="en-US"/>
          </w:rPr>
          <w:delText xml:space="preserve">.  </w:delText>
        </w:r>
      </w:del>
      <w:ins w:id="306" w:author="Hilmar Zech" w:date="2022-01-26T12:09:00Z">
        <w:r w:rsidR="004C06E4">
          <w:rPr>
            <w:iCs/>
            <w:lang w:val="en-US"/>
          </w:rPr>
          <w:t xml:space="preserve">. </w:t>
        </w:r>
      </w:ins>
      <w:r w:rsidR="00CB5B91">
        <w:rPr>
          <w:iCs/>
          <w:lang w:val="en-US"/>
        </w:rPr>
        <w:t xml:space="preserve">The </w:t>
      </w:r>
      <w:commentRangeStart w:id="307"/>
      <w:r w:rsidR="00CB5B91">
        <w:rPr>
          <w:iCs/>
          <w:lang w:val="en-US"/>
        </w:rPr>
        <w:t>stop signal task</w:t>
      </w:r>
      <w:commentRangeEnd w:id="307"/>
      <w:r w:rsidR="00451680">
        <w:rPr>
          <w:rStyle w:val="CommentReference"/>
          <w:lang w:val="de-DE"/>
        </w:rPr>
        <w:commentReference w:id="307"/>
      </w:r>
      <w:r w:rsidR="00CB5B91">
        <w:rPr>
          <w:iCs/>
          <w:lang w:val="en-US"/>
        </w:rPr>
        <w:t xml:space="preserve"> had moderate reliability when scores were calculated based on aggregation (ICC1 = .52; for all ICCs, see Table 2</w:t>
      </w:r>
      <w:r w:rsidR="007D4AEF">
        <w:rPr>
          <w:iCs/>
          <w:lang w:val="en-US"/>
        </w:rPr>
        <w:t xml:space="preserve"> and Fig. 2</w:t>
      </w:r>
      <w:r w:rsidR="00CB5B91">
        <w:rPr>
          <w:iCs/>
          <w:lang w:val="en-US"/>
        </w:rPr>
        <w:t>), but good reliability when scores were calculated based on mixed models (ICC1 = .</w:t>
      </w:r>
      <w:r w:rsidR="00B42A24">
        <w:rPr>
          <w:iCs/>
          <w:lang w:val="en-US"/>
        </w:rPr>
        <w:t>69</w:t>
      </w:r>
      <w:r w:rsidR="00CB5B91">
        <w:rPr>
          <w:iCs/>
          <w:lang w:val="en-US"/>
        </w:rPr>
        <w:t>)</w:t>
      </w:r>
      <w:del w:id="308" w:author="Hilmar Zech" w:date="2022-01-26T12:09:00Z">
        <w:r w:rsidR="00CB5B91" w:rsidDel="004C06E4">
          <w:rPr>
            <w:iCs/>
            <w:lang w:val="en-US"/>
          </w:rPr>
          <w:delText xml:space="preserve">.  </w:delText>
        </w:r>
      </w:del>
      <w:ins w:id="309" w:author="Hilmar Zech" w:date="2022-01-26T12:09:00Z">
        <w:r w:rsidR="00CB5B91">
          <w:rPr>
            <w:iCs/>
            <w:lang w:val="en-US"/>
          </w:rPr>
          <w:t xml:space="preserve">. </w:t>
        </w:r>
      </w:ins>
      <w:r>
        <w:rPr>
          <w:iCs/>
          <w:lang w:val="en-US"/>
        </w:rPr>
        <w:t>The working memory task had poor reliability</w:t>
      </w:r>
      <w:r w:rsidR="00416076">
        <w:rPr>
          <w:iCs/>
          <w:lang w:val="en-US"/>
        </w:rPr>
        <w:t xml:space="preserve"> in all conditions</w:t>
      </w:r>
      <w:r>
        <w:rPr>
          <w:iCs/>
          <w:lang w:val="en-US"/>
        </w:rPr>
        <w:t xml:space="preserve"> when scores were calculated based on aggregation</w:t>
      </w:r>
      <w:r w:rsidR="00D07FFB">
        <w:rPr>
          <w:iCs/>
          <w:lang w:val="en-US"/>
        </w:rPr>
        <w:t xml:space="preserve"> </w:t>
      </w:r>
      <w:r w:rsidR="00D07FFB">
        <w:rPr>
          <w:iCs/>
          <w:lang w:val="en-US"/>
        </w:rPr>
        <w:t>(</w:t>
      </w:r>
      <w:r w:rsidR="00D07FFB">
        <w:rPr>
          <w:iCs/>
          <w:lang w:val="en-US"/>
        </w:rPr>
        <w:t>ICC1s &lt; .46</w:t>
      </w:r>
      <w:r w:rsidR="00D07FFB">
        <w:rPr>
          <w:iCs/>
          <w:lang w:val="en-US"/>
        </w:rPr>
        <w:t>)</w:t>
      </w:r>
      <w:r>
        <w:rPr>
          <w:iCs/>
          <w:lang w:val="en-US"/>
        </w:rPr>
        <w:t>, but reliability increased to moderate levels when scores were calculated based on mixed models (ICC</w:t>
      </w:r>
      <w:r w:rsidR="00052708">
        <w:rPr>
          <w:iCs/>
          <w:lang w:val="en-US"/>
        </w:rPr>
        <w:t>1</w:t>
      </w:r>
      <w:r>
        <w:rPr>
          <w:iCs/>
          <w:lang w:val="en-US"/>
        </w:rPr>
        <w:t xml:space="preserve"> </w:t>
      </w:r>
      <w:r w:rsidR="00CB5B91">
        <w:rPr>
          <w:iCs/>
          <w:lang w:val="en-US"/>
        </w:rPr>
        <w:t>ranging from .50 to .59</w:t>
      </w:r>
      <w:r>
        <w:rPr>
          <w:iCs/>
          <w:lang w:val="en-US"/>
        </w:rPr>
        <w:t>)</w:t>
      </w:r>
      <w:del w:id="310" w:author="Hilmar Zech" w:date="2022-01-26T12:09:00Z">
        <w:r w:rsidDel="004C06E4">
          <w:rPr>
            <w:iCs/>
            <w:lang w:val="en-US"/>
          </w:rPr>
          <w:delText xml:space="preserve">.  </w:delText>
        </w:r>
      </w:del>
      <w:ins w:id="311" w:author="Hilmar Zech" w:date="2022-01-26T12:09:00Z">
        <w:r w:rsidR="004C06E4">
          <w:rPr>
            <w:iCs/>
            <w:lang w:val="en-US"/>
          </w:rPr>
          <w:t xml:space="preserve">. </w:t>
        </w:r>
      </w:ins>
      <w:r>
        <w:rPr>
          <w:iCs/>
          <w:lang w:val="en-US"/>
        </w:rPr>
        <w:t>The risk taking task had moderate reliability in all conditions when scores were calculated based on aggregation (</w:t>
      </w:r>
      <w:r w:rsidR="00B42A24">
        <w:rPr>
          <w:iCs/>
          <w:lang w:val="en-US"/>
        </w:rPr>
        <w:t>ICC1s ranging from .54 to .64</w:t>
      </w:r>
      <w:r>
        <w:rPr>
          <w:iCs/>
          <w:lang w:val="en-US"/>
        </w:rPr>
        <w:t>)</w:t>
      </w:r>
      <w:del w:id="312" w:author="Hilmar Zech" w:date="2022-01-26T12:09:00Z">
        <w:r w:rsidDel="004C06E4">
          <w:rPr>
            <w:iCs/>
            <w:lang w:val="en-US"/>
          </w:rPr>
          <w:delText xml:space="preserve">.  </w:delText>
        </w:r>
      </w:del>
      <w:ins w:id="313" w:author="Hilmar Zech" w:date="2022-01-26T12:09:00Z">
        <w:r w:rsidR="004C06E4">
          <w:rPr>
            <w:iCs/>
            <w:lang w:val="en-US"/>
          </w:rPr>
          <w:t xml:space="preserve">. </w:t>
        </w:r>
      </w:ins>
      <w:r>
        <w:rPr>
          <w:iCs/>
          <w:lang w:val="en-US"/>
        </w:rPr>
        <w:t>Reliability increased to moderate to good reliability when scores were calculated based on mixed models (</w:t>
      </w:r>
      <w:r w:rsidR="00B42A24">
        <w:rPr>
          <w:iCs/>
          <w:lang w:val="en-US"/>
        </w:rPr>
        <w:t>ICC1s ranging from .</w:t>
      </w:r>
      <w:r w:rsidR="00C20F78">
        <w:rPr>
          <w:iCs/>
          <w:lang w:val="en-US"/>
        </w:rPr>
        <w:t>73 to .76</w:t>
      </w:r>
      <w:r>
        <w:rPr>
          <w:iCs/>
          <w:lang w:val="en-US"/>
        </w:rPr>
        <w:t>)</w:t>
      </w:r>
      <w:del w:id="314" w:author="Hilmar Zech" w:date="2022-01-26T12:09:00Z">
        <w:r w:rsidDel="004C06E4">
          <w:rPr>
            <w:iCs/>
            <w:lang w:val="en-US"/>
          </w:rPr>
          <w:delText xml:space="preserve">.  </w:delText>
        </w:r>
      </w:del>
      <w:ins w:id="315" w:author="Hilmar Zech" w:date="2022-01-26T12:09:00Z">
        <w:r w:rsidR="004C06E4">
          <w:rPr>
            <w:iCs/>
            <w:lang w:val="en-US"/>
          </w:rPr>
          <w:t xml:space="preserve">. </w:t>
        </w:r>
      </w:ins>
      <w:r>
        <w:rPr>
          <w:iCs/>
          <w:lang w:val="en-US"/>
        </w:rPr>
        <w:t>Finally, the information sampling task sampling task had good reliability when scores were calculated based on aggregation (ICC</w:t>
      </w:r>
      <w:r w:rsidR="00052708">
        <w:rPr>
          <w:iCs/>
          <w:lang w:val="en-US"/>
        </w:rPr>
        <w:t>1</w:t>
      </w:r>
      <w:r>
        <w:rPr>
          <w:iCs/>
          <w:lang w:val="en-US"/>
        </w:rPr>
        <w:t xml:space="preserve"> = .</w:t>
      </w:r>
      <w:r w:rsidR="00C20F78">
        <w:rPr>
          <w:iCs/>
          <w:lang w:val="en-US"/>
        </w:rPr>
        <w:t>80</w:t>
      </w:r>
      <w:r>
        <w:rPr>
          <w:iCs/>
          <w:lang w:val="en-US"/>
        </w:rPr>
        <w:t>), which further improved when scores were calculated based on mixed models (ICC</w:t>
      </w:r>
      <w:r w:rsidR="00052708">
        <w:rPr>
          <w:iCs/>
          <w:lang w:val="en-US"/>
        </w:rPr>
        <w:t xml:space="preserve">1 </w:t>
      </w:r>
      <w:r>
        <w:rPr>
          <w:iCs/>
          <w:lang w:val="en-US"/>
        </w:rPr>
        <w:t>= .</w:t>
      </w:r>
      <w:r w:rsidR="00C20F78">
        <w:rPr>
          <w:iCs/>
          <w:lang w:val="en-US"/>
        </w:rPr>
        <w:t>93</w:t>
      </w:r>
      <w:r>
        <w:rPr>
          <w:iCs/>
          <w:lang w:val="en-US"/>
        </w:rPr>
        <w:t xml:space="preserve">). </w:t>
      </w:r>
    </w:p>
    <w:tbl>
      <w:tblPr>
        <w:tblStyle w:val="TableGrid"/>
        <w:tblW w:w="8789" w:type="dxa"/>
        <w:tblBorders>
          <w:insideH w:val="none" w:sz="0" w:space="0" w:color="auto"/>
          <w:insideV w:val="none" w:sz="0" w:space="0" w:color="auto"/>
        </w:tblBorders>
        <w:tblLayout w:type="fixed"/>
        <w:tblLook w:val="04A0" w:firstRow="1" w:lastRow="0" w:firstColumn="1" w:lastColumn="0" w:noHBand="0" w:noVBand="1"/>
      </w:tblPr>
      <w:tblGrid>
        <w:gridCol w:w="2694"/>
        <w:gridCol w:w="2126"/>
        <w:gridCol w:w="2126"/>
        <w:gridCol w:w="1843"/>
      </w:tblGrid>
      <w:tr w:rsidR="00B20D2F" w:rsidRPr="00F10379" w14:paraId="2E929EA3" w14:textId="77777777" w:rsidTr="0037482A">
        <w:trPr>
          <w:ins w:id="316" w:author="Hilmar Zech" w:date="2022-01-26T20:36:00Z"/>
        </w:trPr>
        <w:tc>
          <w:tcPr>
            <w:tcW w:w="2694" w:type="dxa"/>
            <w:tcBorders>
              <w:top w:val="single" w:sz="4" w:space="0" w:color="auto"/>
              <w:left w:val="nil"/>
              <w:bottom w:val="single" w:sz="4" w:space="0" w:color="auto"/>
              <w:right w:val="nil"/>
            </w:tcBorders>
          </w:tcPr>
          <w:p w14:paraId="17A32BEE" w14:textId="77777777" w:rsidR="00B20D2F" w:rsidRPr="00F10379" w:rsidRDefault="00B20D2F" w:rsidP="00682069">
            <w:pPr>
              <w:keepNext/>
              <w:keepLines/>
              <w:spacing w:before="120" w:after="120" w:line="276" w:lineRule="auto"/>
              <w:rPr>
                <w:ins w:id="317" w:author="Hilmar Zech" w:date="2022-01-26T20:36:00Z"/>
                <w:sz w:val="20"/>
                <w:szCs w:val="20"/>
                <w:lang w:val="en-US" w:eastAsia="de-CH"/>
              </w:rPr>
            </w:pPr>
          </w:p>
        </w:tc>
        <w:tc>
          <w:tcPr>
            <w:tcW w:w="4252" w:type="dxa"/>
            <w:gridSpan w:val="2"/>
            <w:tcBorders>
              <w:top w:val="single" w:sz="4" w:space="0" w:color="auto"/>
              <w:left w:val="nil"/>
              <w:bottom w:val="single" w:sz="4" w:space="0" w:color="auto"/>
              <w:right w:val="nil"/>
            </w:tcBorders>
            <w:vAlign w:val="center"/>
          </w:tcPr>
          <w:p w14:paraId="69D8F7EA" w14:textId="40F67925" w:rsidR="00B20D2F" w:rsidRPr="00F10379" w:rsidRDefault="00B20D2F" w:rsidP="00682069">
            <w:pPr>
              <w:keepNext/>
              <w:keepLines/>
              <w:spacing w:before="120" w:after="120" w:line="276" w:lineRule="auto"/>
              <w:jc w:val="center"/>
              <w:rPr>
                <w:ins w:id="318" w:author="Hilmar Zech" w:date="2022-01-26T20:36:00Z"/>
                <w:sz w:val="20"/>
                <w:szCs w:val="20"/>
                <w:lang w:val="en-US" w:eastAsia="de-CH"/>
              </w:rPr>
            </w:pPr>
            <w:ins w:id="319" w:author="Hilmar Zech" w:date="2022-01-26T20:36:00Z">
              <w:r w:rsidRPr="00F10379">
                <w:rPr>
                  <w:sz w:val="20"/>
                  <w:szCs w:val="20"/>
                  <w:lang w:val="en-US" w:eastAsia="de-CH"/>
                </w:rPr>
                <w:t>Aggregation</w:t>
              </w:r>
            </w:ins>
          </w:p>
        </w:tc>
        <w:tc>
          <w:tcPr>
            <w:tcW w:w="1843" w:type="dxa"/>
            <w:tcBorders>
              <w:top w:val="single" w:sz="4" w:space="0" w:color="auto"/>
              <w:left w:val="nil"/>
              <w:bottom w:val="single" w:sz="4" w:space="0" w:color="auto"/>
              <w:right w:val="nil"/>
            </w:tcBorders>
            <w:vAlign w:val="center"/>
          </w:tcPr>
          <w:p w14:paraId="43ABBD86" w14:textId="20CBB100" w:rsidR="00B20D2F" w:rsidRPr="00F10379" w:rsidRDefault="00B20D2F" w:rsidP="00682069">
            <w:pPr>
              <w:keepNext/>
              <w:keepLines/>
              <w:spacing w:before="120" w:after="120" w:line="276" w:lineRule="auto"/>
              <w:jc w:val="center"/>
              <w:rPr>
                <w:ins w:id="320" w:author="Hilmar Zech" w:date="2022-01-26T20:36:00Z"/>
                <w:sz w:val="20"/>
                <w:szCs w:val="20"/>
                <w:lang w:val="en-US" w:eastAsia="de-CH"/>
              </w:rPr>
            </w:pPr>
            <w:ins w:id="321" w:author="Hilmar Zech" w:date="2022-01-26T20:36:00Z">
              <w:r w:rsidRPr="00F10379">
                <w:rPr>
                  <w:sz w:val="20"/>
                  <w:szCs w:val="20"/>
                  <w:lang w:val="en-US" w:eastAsia="de-CH"/>
                </w:rPr>
                <w:t>Prediction</w:t>
              </w:r>
            </w:ins>
          </w:p>
        </w:tc>
      </w:tr>
      <w:tr w:rsidR="00F10379" w:rsidRPr="00F10379" w14:paraId="41B0BB3F" w14:textId="77777777" w:rsidTr="0037482A">
        <w:trPr>
          <w:ins w:id="322" w:author="Hilmar Zech" w:date="2022-01-26T20:36:00Z"/>
        </w:trPr>
        <w:tc>
          <w:tcPr>
            <w:tcW w:w="2694" w:type="dxa"/>
            <w:tcBorders>
              <w:top w:val="single" w:sz="4" w:space="0" w:color="auto"/>
              <w:left w:val="nil"/>
              <w:bottom w:val="single" w:sz="4" w:space="0" w:color="auto"/>
              <w:right w:val="nil"/>
            </w:tcBorders>
            <w:vAlign w:val="center"/>
          </w:tcPr>
          <w:p w14:paraId="49DCAEB4" w14:textId="77777777" w:rsidR="00B20D2F" w:rsidRPr="00F10379" w:rsidRDefault="00B20D2F" w:rsidP="00682069">
            <w:pPr>
              <w:keepNext/>
              <w:keepLines/>
              <w:spacing w:before="120" w:after="120" w:line="276" w:lineRule="auto"/>
              <w:jc w:val="center"/>
              <w:rPr>
                <w:ins w:id="323" w:author="Hilmar Zech" w:date="2022-01-26T20:36:00Z"/>
                <w:sz w:val="20"/>
                <w:szCs w:val="20"/>
                <w:lang w:val="en-US" w:eastAsia="de-CH"/>
              </w:rPr>
            </w:pPr>
            <w:ins w:id="324" w:author="Hilmar Zech" w:date="2022-01-26T20:36:00Z">
              <w:r w:rsidRPr="00F10379">
                <w:rPr>
                  <w:sz w:val="20"/>
                  <w:szCs w:val="20"/>
                  <w:lang w:val="en-US" w:eastAsia="de-CH"/>
                </w:rPr>
                <w:t>Task measure</w:t>
              </w:r>
            </w:ins>
          </w:p>
        </w:tc>
        <w:tc>
          <w:tcPr>
            <w:tcW w:w="2126" w:type="dxa"/>
            <w:tcBorders>
              <w:top w:val="single" w:sz="4" w:space="0" w:color="auto"/>
              <w:left w:val="nil"/>
              <w:bottom w:val="single" w:sz="4" w:space="0" w:color="auto"/>
              <w:right w:val="nil"/>
            </w:tcBorders>
            <w:vAlign w:val="center"/>
          </w:tcPr>
          <w:p w14:paraId="322700EA" w14:textId="77777777" w:rsidR="00B20D2F" w:rsidRPr="00F10379" w:rsidRDefault="00B20D2F" w:rsidP="00682069">
            <w:pPr>
              <w:keepNext/>
              <w:keepLines/>
              <w:spacing w:before="120" w:after="120" w:line="276" w:lineRule="auto"/>
              <w:jc w:val="center"/>
              <w:rPr>
                <w:ins w:id="325" w:author="Hilmar Zech" w:date="2022-01-26T20:36:00Z"/>
                <w:sz w:val="20"/>
                <w:szCs w:val="20"/>
                <w:lang w:val="en-US" w:eastAsia="de-CH"/>
              </w:rPr>
            </w:pPr>
            <w:ins w:id="326" w:author="Hilmar Zech" w:date="2022-01-26T20:36:00Z">
              <w:r w:rsidRPr="00F10379">
                <w:rPr>
                  <w:sz w:val="20"/>
                  <w:szCs w:val="20"/>
                  <w:lang w:val="en-US" w:eastAsia="de-CH"/>
                </w:rPr>
                <w:t>ICC(1)</w:t>
              </w:r>
            </w:ins>
          </w:p>
        </w:tc>
        <w:tc>
          <w:tcPr>
            <w:tcW w:w="2126" w:type="dxa"/>
            <w:tcBorders>
              <w:top w:val="single" w:sz="4" w:space="0" w:color="auto"/>
              <w:left w:val="nil"/>
              <w:bottom w:val="single" w:sz="4" w:space="0" w:color="auto"/>
              <w:right w:val="nil"/>
            </w:tcBorders>
            <w:vAlign w:val="center"/>
          </w:tcPr>
          <w:p w14:paraId="1D5ADC77" w14:textId="77777777" w:rsidR="00B20D2F" w:rsidRPr="00F10379" w:rsidRDefault="00B20D2F" w:rsidP="00682069">
            <w:pPr>
              <w:keepNext/>
              <w:keepLines/>
              <w:spacing w:before="120" w:after="120" w:line="276" w:lineRule="auto"/>
              <w:jc w:val="center"/>
              <w:rPr>
                <w:ins w:id="327" w:author="Hilmar Zech" w:date="2022-01-26T20:36:00Z"/>
                <w:sz w:val="20"/>
                <w:szCs w:val="20"/>
                <w:lang w:val="en-US" w:eastAsia="de-CH"/>
              </w:rPr>
            </w:pPr>
            <w:ins w:id="328" w:author="Hilmar Zech" w:date="2022-01-26T20:36:00Z">
              <w:r w:rsidRPr="00F10379">
                <w:rPr>
                  <w:sz w:val="20"/>
                  <w:szCs w:val="20"/>
                  <w:lang w:val="en-US" w:eastAsia="de-CH"/>
                </w:rPr>
                <w:t>ICC(2)</w:t>
              </w:r>
            </w:ins>
          </w:p>
        </w:tc>
        <w:tc>
          <w:tcPr>
            <w:tcW w:w="1843" w:type="dxa"/>
            <w:tcBorders>
              <w:top w:val="single" w:sz="4" w:space="0" w:color="auto"/>
              <w:left w:val="nil"/>
              <w:bottom w:val="single" w:sz="4" w:space="0" w:color="auto"/>
              <w:right w:val="nil"/>
            </w:tcBorders>
            <w:vAlign w:val="center"/>
          </w:tcPr>
          <w:p w14:paraId="41C87156" w14:textId="77777777" w:rsidR="00B20D2F" w:rsidRPr="00F10379" w:rsidRDefault="00B20D2F" w:rsidP="00682069">
            <w:pPr>
              <w:keepNext/>
              <w:keepLines/>
              <w:spacing w:before="120" w:after="120" w:line="276" w:lineRule="auto"/>
              <w:jc w:val="center"/>
              <w:rPr>
                <w:ins w:id="329" w:author="Hilmar Zech" w:date="2022-01-26T20:36:00Z"/>
                <w:sz w:val="20"/>
                <w:szCs w:val="20"/>
                <w:lang w:val="en-US" w:eastAsia="de-CH"/>
              </w:rPr>
            </w:pPr>
            <w:ins w:id="330" w:author="Hilmar Zech" w:date="2022-01-26T20:36:00Z">
              <w:r w:rsidRPr="00F10379">
                <w:rPr>
                  <w:sz w:val="20"/>
                  <w:szCs w:val="20"/>
                  <w:lang w:val="en-US" w:eastAsia="de-CH"/>
                </w:rPr>
                <w:t>ICC(1)</w:t>
              </w:r>
            </w:ins>
          </w:p>
        </w:tc>
      </w:tr>
      <w:tr w:rsidR="00F10379" w:rsidRPr="00F10379" w14:paraId="329CB6F9" w14:textId="77777777" w:rsidTr="0037482A">
        <w:trPr>
          <w:ins w:id="331" w:author="Hilmar Zech" w:date="2022-01-26T20:36:00Z"/>
        </w:trPr>
        <w:tc>
          <w:tcPr>
            <w:tcW w:w="2694" w:type="dxa"/>
            <w:tcBorders>
              <w:top w:val="single" w:sz="4" w:space="0" w:color="auto"/>
              <w:left w:val="nil"/>
              <w:bottom w:val="nil"/>
              <w:right w:val="nil"/>
            </w:tcBorders>
            <w:vAlign w:val="center"/>
          </w:tcPr>
          <w:p w14:paraId="340C32E9" w14:textId="77777777" w:rsidR="00B20D2F" w:rsidRPr="00F10379" w:rsidRDefault="00B20D2F" w:rsidP="00F10379">
            <w:pPr>
              <w:keepNext/>
              <w:keepLines/>
              <w:spacing w:line="276" w:lineRule="auto"/>
              <w:rPr>
                <w:ins w:id="332" w:author="Hilmar Zech" w:date="2022-01-26T20:36:00Z"/>
                <w:b/>
                <w:bCs/>
                <w:sz w:val="20"/>
                <w:szCs w:val="20"/>
                <w:lang w:val="en-US" w:eastAsia="de-CH"/>
              </w:rPr>
            </w:pPr>
            <w:ins w:id="333" w:author="Hilmar Zech" w:date="2022-01-26T20:36:00Z">
              <w:r w:rsidRPr="00F10379">
                <w:rPr>
                  <w:b/>
                  <w:bCs/>
                  <w:sz w:val="20"/>
                  <w:szCs w:val="20"/>
                  <w:lang w:val="en-US" w:eastAsia="de-CH"/>
                </w:rPr>
                <w:t>Response inhibition task</w:t>
              </w:r>
            </w:ins>
          </w:p>
        </w:tc>
        <w:tc>
          <w:tcPr>
            <w:tcW w:w="2126" w:type="dxa"/>
            <w:tcBorders>
              <w:top w:val="single" w:sz="4" w:space="0" w:color="auto"/>
              <w:left w:val="nil"/>
              <w:bottom w:val="nil"/>
              <w:right w:val="nil"/>
            </w:tcBorders>
            <w:vAlign w:val="center"/>
          </w:tcPr>
          <w:p w14:paraId="5309D203" w14:textId="77777777" w:rsidR="00B20D2F" w:rsidRPr="00F10379" w:rsidRDefault="00B20D2F" w:rsidP="0037482A">
            <w:pPr>
              <w:keepNext/>
              <w:keepLines/>
              <w:spacing w:line="276" w:lineRule="auto"/>
              <w:jc w:val="center"/>
              <w:rPr>
                <w:ins w:id="334" w:author="Hilmar Zech" w:date="2022-01-26T20:36:00Z"/>
                <w:sz w:val="20"/>
                <w:szCs w:val="20"/>
                <w:lang w:val="en-US" w:eastAsia="de-CH"/>
              </w:rPr>
            </w:pPr>
          </w:p>
        </w:tc>
        <w:tc>
          <w:tcPr>
            <w:tcW w:w="2126" w:type="dxa"/>
            <w:tcBorders>
              <w:top w:val="single" w:sz="4" w:space="0" w:color="auto"/>
              <w:left w:val="nil"/>
              <w:bottom w:val="nil"/>
              <w:right w:val="nil"/>
            </w:tcBorders>
            <w:vAlign w:val="center"/>
          </w:tcPr>
          <w:p w14:paraId="3ACA8DDD" w14:textId="77777777" w:rsidR="00B20D2F" w:rsidRPr="00F10379" w:rsidRDefault="00B20D2F" w:rsidP="0037482A">
            <w:pPr>
              <w:keepNext/>
              <w:keepLines/>
              <w:spacing w:line="276" w:lineRule="auto"/>
              <w:jc w:val="center"/>
              <w:rPr>
                <w:ins w:id="335" w:author="Hilmar Zech" w:date="2022-01-26T20:36:00Z"/>
                <w:sz w:val="20"/>
                <w:szCs w:val="20"/>
                <w:lang w:val="en-US" w:eastAsia="de-CH"/>
              </w:rPr>
            </w:pPr>
          </w:p>
        </w:tc>
        <w:tc>
          <w:tcPr>
            <w:tcW w:w="1843" w:type="dxa"/>
            <w:tcBorders>
              <w:top w:val="single" w:sz="4" w:space="0" w:color="auto"/>
              <w:left w:val="nil"/>
              <w:bottom w:val="nil"/>
              <w:right w:val="nil"/>
            </w:tcBorders>
            <w:vAlign w:val="center"/>
          </w:tcPr>
          <w:p w14:paraId="07B129C9" w14:textId="77777777" w:rsidR="00B20D2F" w:rsidRPr="00F10379" w:rsidRDefault="00B20D2F" w:rsidP="0037482A">
            <w:pPr>
              <w:keepNext/>
              <w:keepLines/>
              <w:spacing w:line="276" w:lineRule="auto"/>
              <w:jc w:val="center"/>
              <w:rPr>
                <w:ins w:id="336" w:author="Hilmar Zech" w:date="2022-01-26T20:36:00Z"/>
                <w:sz w:val="20"/>
                <w:szCs w:val="20"/>
                <w:lang w:val="en-US" w:eastAsia="de-CH"/>
              </w:rPr>
            </w:pPr>
          </w:p>
        </w:tc>
      </w:tr>
      <w:tr w:rsidR="00F10379" w:rsidRPr="00F10379" w14:paraId="4BB9453C" w14:textId="77777777" w:rsidTr="0037482A">
        <w:trPr>
          <w:ins w:id="337" w:author="Hilmar Zech" w:date="2022-01-26T20:36:00Z"/>
        </w:trPr>
        <w:tc>
          <w:tcPr>
            <w:tcW w:w="2694" w:type="dxa"/>
            <w:tcBorders>
              <w:top w:val="nil"/>
              <w:left w:val="nil"/>
              <w:right w:val="nil"/>
            </w:tcBorders>
            <w:vAlign w:val="center"/>
          </w:tcPr>
          <w:p w14:paraId="412435B7" w14:textId="77777777" w:rsidR="00B20D2F" w:rsidRPr="00F10379" w:rsidRDefault="00B20D2F" w:rsidP="00682069">
            <w:pPr>
              <w:keepNext/>
              <w:keepLines/>
              <w:spacing w:after="120" w:line="276" w:lineRule="auto"/>
              <w:rPr>
                <w:ins w:id="338" w:author="Hilmar Zech" w:date="2022-01-26T20:36:00Z"/>
                <w:sz w:val="20"/>
                <w:szCs w:val="20"/>
                <w:lang w:val="en-US" w:eastAsia="de-CH"/>
              </w:rPr>
            </w:pPr>
            <w:ins w:id="339" w:author="Hilmar Zech" w:date="2022-01-26T20:36:00Z">
              <w:r w:rsidRPr="00F10379">
                <w:rPr>
                  <w:sz w:val="20"/>
                  <w:szCs w:val="20"/>
                  <w:lang w:val="en-US" w:eastAsia="de-CH"/>
                </w:rPr>
                <w:t>SSRT</w:t>
              </w:r>
            </w:ins>
          </w:p>
        </w:tc>
        <w:tc>
          <w:tcPr>
            <w:tcW w:w="2126" w:type="dxa"/>
            <w:tcBorders>
              <w:top w:val="nil"/>
              <w:left w:val="nil"/>
              <w:right w:val="nil"/>
            </w:tcBorders>
            <w:vAlign w:val="center"/>
          </w:tcPr>
          <w:p w14:paraId="252D7D5B" w14:textId="77777777" w:rsidR="00B20D2F" w:rsidRPr="00F10379" w:rsidRDefault="00B20D2F" w:rsidP="00682069">
            <w:pPr>
              <w:keepNext/>
              <w:keepLines/>
              <w:spacing w:after="120" w:line="276" w:lineRule="auto"/>
              <w:jc w:val="center"/>
              <w:rPr>
                <w:ins w:id="340" w:author="Hilmar Zech" w:date="2022-01-26T20:36:00Z"/>
                <w:sz w:val="20"/>
                <w:szCs w:val="20"/>
                <w:lang w:val="en-US" w:eastAsia="de-CH"/>
              </w:rPr>
            </w:pPr>
            <w:ins w:id="341" w:author="Hilmar Zech" w:date="2022-01-26T20:36:00Z">
              <w:r w:rsidRPr="00F10379">
                <w:rPr>
                  <w:sz w:val="20"/>
                  <w:szCs w:val="20"/>
                  <w:lang w:val="en-US" w:eastAsia="de-CH"/>
                </w:rPr>
                <w:t>.52</w:t>
              </w:r>
            </w:ins>
          </w:p>
        </w:tc>
        <w:tc>
          <w:tcPr>
            <w:tcW w:w="2126" w:type="dxa"/>
            <w:tcBorders>
              <w:top w:val="nil"/>
              <w:left w:val="nil"/>
              <w:right w:val="nil"/>
            </w:tcBorders>
            <w:vAlign w:val="center"/>
          </w:tcPr>
          <w:p w14:paraId="5D2ED7A9" w14:textId="77777777" w:rsidR="00B20D2F" w:rsidRPr="00F10379" w:rsidRDefault="00B20D2F" w:rsidP="00682069">
            <w:pPr>
              <w:keepNext/>
              <w:keepLines/>
              <w:spacing w:after="120" w:line="276" w:lineRule="auto"/>
              <w:jc w:val="center"/>
              <w:rPr>
                <w:ins w:id="342" w:author="Hilmar Zech" w:date="2022-01-26T20:36:00Z"/>
                <w:sz w:val="20"/>
                <w:szCs w:val="20"/>
                <w:lang w:val="en-US" w:eastAsia="de-CH"/>
              </w:rPr>
            </w:pPr>
            <w:ins w:id="343" w:author="Hilmar Zech" w:date="2022-01-26T20:36:00Z">
              <w:r w:rsidRPr="00F10379">
                <w:rPr>
                  <w:sz w:val="20"/>
                  <w:szCs w:val="20"/>
                  <w:lang w:val="en-US" w:eastAsia="de-CH"/>
                </w:rPr>
                <w:t>.53</w:t>
              </w:r>
            </w:ins>
          </w:p>
        </w:tc>
        <w:tc>
          <w:tcPr>
            <w:tcW w:w="1843" w:type="dxa"/>
            <w:tcBorders>
              <w:top w:val="nil"/>
              <w:left w:val="nil"/>
              <w:right w:val="nil"/>
            </w:tcBorders>
            <w:vAlign w:val="center"/>
          </w:tcPr>
          <w:p w14:paraId="691452CC" w14:textId="77777777" w:rsidR="00B20D2F" w:rsidRPr="00F10379" w:rsidRDefault="00B20D2F" w:rsidP="00682069">
            <w:pPr>
              <w:keepNext/>
              <w:keepLines/>
              <w:spacing w:after="120" w:line="276" w:lineRule="auto"/>
              <w:jc w:val="center"/>
              <w:rPr>
                <w:ins w:id="344" w:author="Hilmar Zech" w:date="2022-01-26T20:36:00Z"/>
                <w:sz w:val="20"/>
                <w:szCs w:val="20"/>
                <w:lang w:val="en-US" w:eastAsia="de-CH"/>
              </w:rPr>
            </w:pPr>
            <w:ins w:id="345" w:author="Hilmar Zech" w:date="2022-01-26T20:36:00Z">
              <w:r w:rsidRPr="00F10379">
                <w:rPr>
                  <w:sz w:val="20"/>
                  <w:szCs w:val="20"/>
                  <w:lang w:val="en-US" w:eastAsia="de-CH"/>
                </w:rPr>
                <w:t>.69</w:t>
              </w:r>
            </w:ins>
          </w:p>
        </w:tc>
      </w:tr>
      <w:tr w:rsidR="00F10379" w:rsidRPr="00F10379" w14:paraId="0B18ABF6" w14:textId="77777777" w:rsidTr="0037482A">
        <w:trPr>
          <w:ins w:id="346" w:author="Hilmar Zech" w:date="2022-01-26T20:36:00Z"/>
        </w:trPr>
        <w:tc>
          <w:tcPr>
            <w:tcW w:w="2694" w:type="dxa"/>
            <w:tcBorders>
              <w:left w:val="nil"/>
              <w:right w:val="nil"/>
            </w:tcBorders>
            <w:vAlign w:val="center"/>
          </w:tcPr>
          <w:p w14:paraId="1DA1E292" w14:textId="77777777" w:rsidR="00B20D2F" w:rsidRPr="00F10379" w:rsidRDefault="00B20D2F" w:rsidP="00F10379">
            <w:pPr>
              <w:keepNext/>
              <w:keepLines/>
              <w:spacing w:line="276" w:lineRule="auto"/>
              <w:rPr>
                <w:ins w:id="347" w:author="Hilmar Zech" w:date="2022-01-26T20:36:00Z"/>
                <w:b/>
                <w:bCs/>
                <w:sz w:val="20"/>
                <w:szCs w:val="20"/>
                <w:lang w:val="en-US" w:eastAsia="de-CH"/>
              </w:rPr>
            </w:pPr>
            <w:ins w:id="348" w:author="Hilmar Zech" w:date="2022-01-26T20:36:00Z">
              <w:r w:rsidRPr="00F10379">
                <w:rPr>
                  <w:b/>
                  <w:bCs/>
                  <w:sz w:val="20"/>
                  <w:szCs w:val="20"/>
                  <w:lang w:val="en-US" w:eastAsia="de-CH"/>
                </w:rPr>
                <w:t>Working memory task</w:t>
              </w:r>
            </w:ins>
          </w:p>
        </w:tc>
        <w:tc>
          <w:tcPr>
            <w:tcW w:w="2126" w:type="dxa"/>
            <w:tcBorders>
              <w:left w:val="nil"/>
              <w:right w:val="nil"/>
            </w:tcBorders>
            <w:vAlign w:val="center"/>
          </w:tcPr>
          <w:p w14:paraId="667DB15C" w14:textId="77777777" w:rsidR="00B20D2F" w:rsidRPr="00F10379" w:rsidRDefault="00B20D2F" w:rsidP="0037482A">
            <w:pPr>
              <w:keepNext/>
              <w:keepLines/>
              <w:spacing w:line="276" w:lineRule="auto"/>
              <w:jc w:val="center"/>
              <w:rPr>
                <w:ins w:id="349" w:author="Hilmar Zech" w:date="2022-01-26T20:36:00Z"/>
                <w:sz w:val="20"/>
                <w:szCs w:val="20"/>
                <w:lang w:val="en-US" w:eastAsia="de-CH"/>
              </w:rPr>
            </w:pPr>
          </w:p>
        </w:tc>
        <w:tc>
          <w:tcPr>
            <w:tcW w:w="2126" w:type="dxa"/>
            <w:tcBorders>
              <w:left w:val="nil"/>
              <w:right w:val="nil"/>
            </w:tcBorders>
            <w:vAlign w:val="center"/>
          </w:tcPr>
          <w:p w14:paraId="7F0A0AB5" w14:textId="77777777" w:rsidR="00B20D2F" w:rsidRPr="00F10379" w:rsidRDefault="00B20D2F" w:rsidP="0037482A">
            <w:pPr>
              <w:keepNext/>
              <w:keepLines/>
              <w:spacing w:line="276" w:lineRule="auto"/>
              <w:jc w:val="center"/>
              <w:rPr>
                <w:ins w:id="350" w:author="Hilmar Zech" w:date="2022-01-26T20:36:00Z"/>
                <w:sz w:val="20"/>
                <w:szCs w:val="20"/>
                <w:lang w:val="en-US" w:eastAsia="de-CH"/>
              </w:rPr>
            </w:pPr>
          </w:p>
        </w:tc>
        <w:tc>
          <w:tcPr>
            <w:tcW w:w="1843" w:type="dxa"/>
            <w:tcBorders>
              <w:left w:val="nil"/>
              <w:right w:val="nil"/>
            </w:tcBorders>
            <w:vAlign w:val="center"/>
          </w:tcPr>
          <w:p w14:paraId="3F49BE5C" w14:textId="77777777" w:rsidR="00B20D2F" w:rsidRPr="00F10379" w:rsidRDefault="00B20D2F" w:rsidP="0037482A">
            <w:pPr>
              <w:keepNext/>
              <w:keepLines/>
              <w:spacing w:line="276" w:lineRule="auto"/>
              <w:jc w:val="center"/>
              <w:rPr>
                <w:ins w:id="351" w:author="Hilmar Zech" w:date="2022-01-26T20:36:00Z"/>
                <w:sz w:val="20"/>
                <w:szCs w:val="20"/>
                <w:lang w:val="en-US" w:eastAsia="de-CH"/>
              </w:rPr>
            </w:pPr>
          </w:p>
        </w:tc>
      </w:tr>
      <w:tr w:rsidR="00F10379" w:rsidRPr="00F10379" w14:paraId="7C6944BC" w14:textId="77777777" w:rsidTr="0037482A">
        <w:trPr>
          <w:ins w:id="352" w:author="Hilmar Zech" w:date="2022-01-26T20:36:00Z"/>
        </w:trPr>
        <w:tc>
          <w:tcPr>
            <w:tcW w:w="2694" w:type="dxa"/>
            <w:tcBorders>
              <w:left w:val="nil"/>
              <w:right w:val="nil"/>
            </w:tcBorders>
            <w:vAlign w:val="center"/>
          </w:tcPr>
          <w:p w14:paraId="4C89BC5B" w14:textId="77777777" w:rsidR="00B20D2F" w:rsidRPr="00F10379" w:rsidRDefault="00B20D2F" w:rsidP="00F10379">
            <w:pPr>
              <w:keepNext/>
              <w:keepLines/>
              <w:spacing w:line="276" w:lineRule="auto"/>
              <w:rPr>
                <w:ins w:id="353" w:author="Hilmar Zech" w:date="2022-01-26T20:36:00Z"/>
                <w:sz w:val="20"/>
                <w:szCs w:val="20"/>
                <w:lang w:val="en-US" w:eastAsia="de-CH"/>
              </w:rPr>
            </w:pPr>
            <w:ins w:id="354" w:author="Hilmar Zech" w:date="2022-01-26T20:36:00Z">
              <w:r w:rsidRPr="00F10379">
                <w:rPr>
                  <w:sz w:val="20"/>
                  <w:szCs w:val="20"/>
                  <w:lang w:val="en-US" w:eastAsia="de-CH"/>
                </w:rPr>
                <w:t>No distractor (long)</w:t>
              </w:r>
            </w:ins>
          </w:p>
        </w:tc>
        <w:tc>
          <w:tcPr>
            <w:tcW w:w="2126" w:type="dxa"/>
            <w:tcBorders>
              <w:left w:val="nil"/>
              <w:right w:val="nil"/>
            </w:tcBorders>
            <w:vAlign w:val="center"/>
          </w:tcPr>
          <w:p w14:paraId="5B0BCD8B" w14:textId="77777777" w:rsidR="00B20D2F" w:rsidRPr="00F10379" w:rsidRDefault="00B20D2F" w:rsidP="0037482A">
            <w:pPr>
              <w:keepNext/>
              <w:keepLines/>
              <w:spacing w:line="276" w:lineRule="auto"/>
              <w:jc w:val="center"/>
              <w:rPr>
                <w:ins w:id="355" w:author="Hilmar Zech" w:date="2022-01-26T20:36:00Z"/>
                <w:sz w:val="20"/>
                <w:szCs w:val="20"/>
                <w:lang w:val="en-US" w:eastAsia="de-CH"/>
              </w:rPr>
            </w:pPr>
            <w:ins w:id="356" w:author="Hilmar Zech" w:date="2022-01-26T20:36:00Z">
              <w:r w:rsidRPr="00F10379">
                <w:rPr>
                  <w:sz w:val="20"/>
                  <w:szCs w:val="20"/>
                  <w:lang w:val="en-US" w:eastAsia="de-CH"/>
                </w:rPr>
                <w:t>.28</w:t>
              </w:r>
            </w:ins>
          </w:p>
        </w:tc>
        <w:tc>
          <w:tcPr>
            <w:tcW w:w="2126" w:type="dxa"/>
            <w:tcBorders>
              <w:left w:val="nil"/>
              <w:right w:val="nil"/>
            </w:tcBorders>
            <w:vAlign w:val="center"/>
          </w:tcPr>
          <w:p w14:paraId="6ED92935" w14:textId="77777777" w:rsidR="00B20D2F" w:rsidRPr="00F10379" w:rsidRDefault="00B20D2F" w:rsidP="0037482A">
            <w:pPr>
              <w:keepNext/>
              <w:keepLines/>
              <w:spacing w:line="276" w:lineRule="auto"/>
              <w:jc w:val="center"/>
              <w:rPr>
                <w:ins w:id="357" w:author="Hilmar Zech" w:date="2022-01-26T20:36:00Z"/>
                <w:sz w:val="20"/>
                <w:szCs w:val="20"/>
                <w:lang w:val="en-US" w:eastAsia="de-CH"/>
              </w:rPr>
            </w:pPr>
            <w:ins w:id="358" w:author="Hilmar Zech" w:date="2022-01-26T20:36:00Z">
              <w:r w:rsidRPr="00F10379">
                <w:rPr>
                  <w:sz w:val="20"/>
                  <w:szCs w:val="20"/>
                  <w:lang w:val="en-US" w:eastAsia="de-CH"/>
                </w:rPr>
                <w:t>.28</w:t>
              </w:r>
            </w:ins>
          </w:p>
        </w:tc>
        <w:tc>
          <w:tcPr>
            <w:tcW w:w="1843" w:type="dxa"/>
            <w:tcBorders>
              <w:left w:val="nil"/>
              <w:right w:val="nil"/>
            </w:tcBorders>
            <w:vAlign w:val="center"/>
          </w:tcPr>
          <w:p w14:paraId="1C0EBCAF" w14:textId="77777777" w:rsidR="00B20D2F" w:rsidRPr="00F10379" w:rsidRDefault="00B20D2F" w:rsidP="0037482A">
            <w:pPr>
              <w:keepNext/>
              <w:keepLines/>
              <w:spacing w:line="276" w:lineRule="auto"/>
              <w:jc w:val="center"/>
              <w:rPr>
                <w:ins w:id="359" w:author="Hilmar Zech" w:date="2022-01-26T20:36:00Z"/>
                <w:sz w:val="20"/>
                <w:szCs w:val="20"/>
                <w:lang w:val="en-US" w:eastAsia="de-CH"/>
              </w:rPr>
            </w:pPr>
            <w:ins w:id="360" w:author="Hilmar Zech" w:date="2022-01-26T20:36:00Z">
              <w:r w:rsidRPr="00F10379">
                <w:rPr>
                  <w:sz w:val="20"/>
                  <w:szCs w:val="20"/>
                  <w:lang w:val="en-US" w:eastAsia="de-CH"/>
                </w:rPr>
                <w:t>.52</w:t>
              </w:r>
            </w:ins>
          </w:p>
        </w:tc>
      </w:tr>
      <w:tr w:rsidR="00B20D2F" w:rsidRPr="00F10379" w14:paraId="77B121BD" w14:textId="77777777" w:rsidTr="0037482A">
        <w:trPr>
          <w:ins w:id="361" w:author="Hilmar Zech" w:date="2022-01-26T20:36:00Z"/>
        </w:trPr>
        <w:tc>
          <w:tcPr>
            <w:tcW w:w="2694" w:type="dxa"/>
            <w:tcBorders>
              <w:left w:val="nil"/>
              <w:right w:val="nil"/>
            </w:tcBorders>
            <w:vAlign w:val="center"/>
          </w:tcPr>
          <w:p w14:paraId="6D7EE538" w14:textId="77777777" w:rsidR="00B20D2F" w:rsidRPr="00F10379" w:rsidRDefault="00B20D2F" w:rsidP="00F10379">
            <w:pPr>
              <w:keepNext/>
              <w:keepLines/>
              <w:spacing w:line="276" w:lineRule="auto"/>
              <w:rPr>
                <w:ins w:id="362" w:author="Hilmar Zech" w:date="2022-01-26T20:36:00Z"/>
                <w:sz w:val="20"/>
                <w:szCs w:val="20"/>
                <w:lang w:val="en-US" w:eastAsia="de-CH"/>
              </w:rPr>
            </w:pPr>
            <w:ins w:id="363" w:author="Hilmar Zech" w:date="2022-01-26T20:36:00Z">
              <w:r w:rsidRPr="00F10379">
                <w:rPr>
                  <w:sz w:val="20"/>
                  <w:szCs w:val="20"/>
                  <w:lang w:val="en-US" w:eastAsia="de-CH"/>
                </w:rPr>
                <w:t>No distractor (short)</w:t>
              </w:r>
            </w:ins>
          </w:p>
        </w:tc>
        <w:tc>
          <w:tcPr>
            <w:tcW w:w="2126" w:type="dxa"/>
            <w:tcBorders>
              <w:left w:val="nil"/>
              <w:right w:val="nil"/>
            </w:tcBorders>
            <w:vAlign w:val="center"/>
          </w:tcPr>
          <w:p w14:paraId="382C782D" w14:textId="77777777" w:rsidR="00B20D2F" w:rsidRPr="00F10379" w:rsidRDefault="00B20D2F" w:rsidP="0037482A">
            <w:pPr>
              <w:keepNext/>
              <w:keepLines/>
              <w:spacing w:line="276" w:lineRule="auto"/>
              <w:jc w:val="center"/>
              <w:rPr>
                <w:ins w:id="364" w:author="Hilmar Zech" w:date="2022-01-26T20:36:00Z"/>
                <w:sz w:val="20"/>
                <w:szCs w:val="20"/>
                <w:lang w:val="en-US" w:eastAsia="de-CH"/>
              </w:rPr>
            </w:pPr>
            <w:ins w:id="365" w:author="Hilmar Zech" w:date="2022-01-26T20:36:00Z">
              <w:r w:rsidRPr="00F10379">
                <w:rPr>
                  <w:sz w:val="20"/>
                  <w:szCs w:val="20"/>
                  <w:lang w:val="en-US" w:eastAsia="de-CH"/>
                </w:rPr>
                <w:t>.45</w:t>
              </w:r>
            </w:ins>
          </w:p>
        </w:tc>
        <w:tc>
          <w:tcPr>
            <w:tcW w:w="2126" w:type="dxa"/>
            <w:tcBorders>
              <w:left w:val="nil"/>
              <w:right w:val="nil"/>
            </w:tcBorders>
            <w:vAlign w:val="center"/>
          </w:tcPr>
          <w:p w14:paraId="1D0B204E" w14:textId="77777777" w:rsidR="00B20D2F" w:rsidRPr="00F10379" w:rsidRDefault="00B20D2F" w:rsidP="0037482A">
            <w:pPr>
              <w:keepNext/>
              <w:keepLines/>
              <w:spacing w:line="276" w:lineRule="auto"/>
              <w:jc w:val="center"/>
              <w:rPr>
                <w:ins w:id="366" w:author="Hilmar Zech" w:date="2022-01-26T20:36:00Z"/>
                <w:sz w:val="20"/>
                <w:szCs w:val="20"/>
                <w:lang w:val="en-US" w:eastAsia="de-CH"/>
              </w:rPr>
            </w:pPr>
            <w:ins w:id="367" w:author="Hilmar Zech" w:date="2022-01-26T20:36:00Z">
              <w:r w:rsidRPr="00F10379">
                <w:rPr>
                  <w:sz w:val="20"/>
                  <w:szCs w:val="20"/>
                  <w:lang w:val="en-US" w:eastAsia="de-CH"/>
                </w:rPr>
                <w:t>.45</w:t>
              </w:r>
            </w:ins>
          </w:p>
        </w:tc>
        <w:tc>
          <w:tcPr>
            <w:tcW w:w="1843" w:type="dxa"/>
            <w:tcBorders>
              <w:left w:val="nil"/>
              <w:right w:val="nil"/>
            </w:tcBorders>
            <w:vAlign w:val="center"/>
          </w:tcPr>
          <w:p w14:paraId="4EE30E87" w14:textId="77777777" w:rsidR="00B20D2F" w:rsidRPr="00F10379" w:rsidRDefault="00B20D2F" w:rsidP="0037482A">
            <w:pPr>
              <w:keepNext/>
              <w:keepLines/>
              <w:spacing w:line="276" w:lineRule="auto"/>
              <w:jc w:val="center"/>
              <w:rPr>
                <w:ins w:id="368" w:author="Hilmar Zech" w:date="2022-01-26T20:36:00Z"/>
                <w:sz w:val="20"/>
                <w:szCs w:val="20"/>
                <w:lang w:val="en-US" w:eastAsia="de-CH"/>
              </w:rPr>
            </w:pPr>
            <w:ins w:id="369" w:author="Hilmar Zech" w:date="2022-01-26T20:36:00Z">
              <w:r w:rsidRPr="00F10379">
                <w:rPr>
                  <w:sz w:val="20"/>
                  <w:szCs w:val="20"/>
                  <w:lang w:val="en-US" w:eastAsia="de-CH"/>
                </w:rPr>
                <w:t>.54</w:t>
              </w:r>
            </w:ins>
          </w:p>
        </w:tc>
      </w:tr>
      <w:tr w:rsidR="00B20D2F" w:rsidRPr="00F10379" w14:paraId="4EC47D76" w14:textId="77777777" w:rsidTr="0037482A">
        <w:trPr>
          <w:ins w:id="370" w:author="Hilmar Zech" w:date="2022-01-26T20:36:00Z"/>
        </w:trPr>
        <w:tc>
          <w:tcPr>
            <w:tcW w:w="2694" w:type="dxa"/>
            <w:tcBorders>
              <w:left w:val="nil"/>
              <w:right w:val="nil"/>
            </w:tcBorders>
            <w:vAlign w:val="center"/>
          </w:tcPr>
          <w:p w14:paraId="6168418D" w14:textId="77777777" w:rsidR="00B20D2F" w:rsidRPr="00F10379" w:rsidRDefault="00B20D2F" w:rsidP="00F10379">
            <w:pPr>
              <w:keepNext/>
              <w:keepLines/>
              <w:spacing w:line="276" w:lineRule="auto"/>
              <w:rPr>
                <w:ins w:id="371" w:author="Hilmar Zech" w:date="2022-01-26T20:36:00Z"/>
                <w:sz w:val="20"/>
                <w:szCs w:val="20"/>
                <w:lang w:val="en-US" w:eastAsia="de-CH"/>
              </w:rPr>
            </w:pPr>
            <w:ins w:id="372" w:author="Hilmar Zech" w:date="2022-01-26T20:36:00Z">
              <w:r w:rsidRPr="00F10379">
                <w:rPr>
                  <w:sz w:val="20"/>
                  <w:szCs w:val="20"/>
                  <w:lang w:val="en-US" w:eastAsia="de-CH"/>
                </w:rPr>
                <w:t>Encoding distractor</w:t>
              </w:r>
            </w:ins>
          </w:p>
        </w:tc>
        <w:tc>
          <w:tcPr>
            <w:tcW w:w="2126" w:type="dxa"/>
            <w:tcBorders>
              <w:left w:val="nil"/>
              <w:right w:val="nil"/>
            </w:tcBorders>
            <w:vAlign w:val="center"/>
          </w:tcPr>
          <w:p w14:paraId="77A79BA8" w14:textId="77777777" w:rsidR="00B20D2F" w:rsidRPr="00F10379" w:rsidRDefault="00B20D2F" w:rsidP="0037482A">
            <w:pPr>
              <w:keepNext/>
              <w:keepLines/>
              <w:spacing w:line="276" w:lineRule="auto"/>
              <w:jc w:val="center"/>
              <w:rPr>
                <w:ins w:id="373" w:author="Hilmar Zech" w:date="2022-01-26T20:36:00Z"/>
                <w:sz w:val="20"/>
                <w:szCs w:val="20"/>
                <w:lang w:val="en-US" w:eastAsia="de-CH"/>
              </w:rPr>
            </w:pPr>
            <w:ins w:id="374" w:author="Hilmar Zech" w:date="2022-01-26T20:36:00Z">
              <w:r w:rsidRPr="00F10379">
                <w:rPr>
                  <w:sz w:val="20"/>
                  <w:szCs w:val="20"/>
                  <w:lang w:val="en-US" w:eastAsia="de-CH"/>
                </w:rPr>
                <w:t>.39</w:t>
              </w:r>
            </w:ins>
          </w:p>
        </w:tc>
        <w:tc>
          <w:tcPr>
            <w:tcW w:w="2126" w:type="dxa"/>
            <w:tcBorders>
              <w:left w:val="nil"/>
              <w:right w:val="nil"/>
            </w:tcBorders>
            <w:vAlign w:val="center"/>
          </w:tcPr>
          <w:p w14:paraId="740B6946" w14:textId="77777777" w:rsidR="00B20D2F" w:rsidRPr="00F10379" w:rsidRDefault="00B20D2F" w:rsidP="0037482A">
            <w:pPr>
              <w:keepNext/>
              <w:keepLines/>
              <w:spacing w:line="276" w:lineRule="auto"/>
              <w:jc w:val="center"/>
              <w:rPr>
                <w:ins w:id="375" w:author="Hilmar Zech" w:date="2022-01-26T20:36:00Z"/>
                <w:sz w:val="20"/>
                <w:szCs w:val="20"/>
                <w:lang w:val="en-US" w:eastAsia="de-CH"/>
              </w:rPr>
            </w:pPr>
            <w:ins w:id="376" w:author="Hilmar Zech" w:date="2022-01-26T20:36:00Z">
              <w:r w:rsidRPr="00F10379">
                <w:rPr>
                  <w:sz w:val="20"/>
                  <w:szCs w:val="20"/>
                  <w:lang w:val="en-US" w:eastAsia="de-CH"/>
                </w:rPr>
                <w:t>.39</w:t>
              </w:r>
            </w:ins>
          </w:p>
        </w:tc>
        <w:tc>
          <w:tcPr>
            <w:tcW w:w="1843" w:type="dxa"/>
            <w:tcBorders>
              <w:left w:val="nil"/>
              <w:right w:val="nil"/>
            </w:tcBorders>
            <w:vAlign w:val="center"/>
          </w:tcPr>
          <w:p w14:paraId="74D29C56" w14:textId="77777777" w:rsidR="00B20D2F" w:rsidRPr="00F10379" w:rsidRDefault="00B20D2F" w:rsidP="0037482A">
            <w:pPr>
              <w:keepNext/>
              <w:keepLines/>
              <w:spacing w:line="276" w:lineRule="auto"/>
              <w:jc w:val="center"/>
              <w:rPr>
                <w:ins w:id="377" w:author="Hilmar Zech" w:date="2022-01-26T20:36:00Z"/>
                <w:sz w:val="20"/>
                <w:szCs w:val="20"/>
                <w:lang w:val="en-US" w:eastAsia="de-CH"/>
              </w:rPr>
            </w:pPr>
            <w:ins w:id="378" w:author="Hilmar Zech" w:date="2022-01-26T20:36:00Z">
              <w:r w:rsidRPr="00F10379">
                <w:rPr>
                  <w:sz w:val="20"/>
                  <w:szCs w:val="20"/>
                  <w:lang w:val="en-US" w:eastAsia="de-CH"/>
                </w:rPr>
                <w:t>.50</w:t>
              </w:r>
            </w:ins>
          </w:p>
        </w:tc>
      </w:tr>
      <w:tr w:rsidR="00B20D2F" w:rsidRPr="00F10379" w14:paraId="3AEA975E" w14:textId="77777777" w:rsidTr="0037482A">
        <w:trPr>
          <w:ins w:id="379" w:author="Hilmar Zech" w:date="2022-01-26T20:36:00Z"/>
        </w:trPr>
        <w:tc>
          <w:tcPr>
            <w:tcW w:w="2694" w:type="dxa"/>
            <w:tcBorders>
              <w:left w:val="nil"/>
              <w:right w:val="nil"/>
            </w:tcBorders>
            <w:vAlign w:val="center"/>
          </w:tcPr>
          <w:p w14:paraId="630DF932" w14:textId="77777777" w:rsidR="00B20D2F" w:rsidRPr="00F10379" w:rsidRDefault="00B20D2F" w:rsidP="00F10379">
            <w:pPr>
              <w:keepNext/>
              <w:keepLines/>
              <w:spacing w:after="120" w:line="276" w:lineRule="auto"/>
              <w:rPr>
                <w:ins w:id="380" w:author="Hilmar Zech" w:date="2022-01-26T20:36:00Z"/>
                <w:sz w:val="20"/>
                <w:szCs w:val="20"/>
                <w:lang w:val="en-US" w:eastAsia="de-CH"/>
              </w:rPr>
            </w:pPr>
            <w:ins w:id="381" w:author="Hilmar Zech" w:date="2022-01-26T20:36:00Z">
              <w:r w:rsidRPr="00F10379">
                <w:rPr>
                  <w:sz w:val="20"/>
                  <w:szCs w:val="20"/>
                  <w:lang w:val="en-US" w:eastAsia="de-CH"/>
                </w:rPr>
                <w:t>Delayed distractor</w:t>
              </w:r>
            </w:ins>
          </w:p>
        </w:tc>
        <w:tc>
          <w:tcPr>
            <w:tcW w:w="2126" w:type="dxa"/>
            <w:tcBorders>
              <w:left w:val="nil"/>
              <w:right w:val="nil"/>
            </w:tcBorders>
            <w:vAlign w:val="center"/>
          </w:tcPr>
          <w:p w14:paraId="2A1DF17F" w14:textId="77777777" w:rsidR="00B20D2F" w:rsidRPr="00F10379" w:rsidRDefault="00B20D2F" w:rsidP="0037482A">
            <w:pPr>
              <w:keepNext/>
              <w:keepLines/>
              <w:spacing w:after="120" w:line="276" w:lineRule="auto"/>
              <w:jc w:val="center"/>
              <w:rPr>
                <w:ins w:id="382" w:author="Hilmar Zech" w:date="2022-01-26T20:36:00Z"/>
                <w:sz w:val="20"/>
                <w:szCs w:val="20"/>
                <w:lang w:val="en-US" w:eastAsia="de-CH"/>
              </w:rPr>
            </w:pPr>
            <w:ins w:id="383" w:author="Hilmar Zech" w:date="2022-01-26T20:36:00Z">
              <w:r w:rsidRPr="00F10379">
                <w:rPr>
                  <w:sz w:val="20"/>
                  <w:szCs w:val="20"/>
                  <w:lang w:val="en-US" w:eastAsia="de-CH"/>
                </w:rPr>
                <w:t>.40</w:t>
              </w:r>
            </w:ins>
          </w:p>
        </w:tc>
        <w:tc>
          <w:tcPr>
            <w:tcW w:w="2126" w:type="dxa"/>
            <w:tcBorders>
              <w:left w:val="nil"/>
              <w:right w:val="nil"/>
            </w:tcBorders>
            <w:vAlign w:val="center"/>
          </w:tcPr>
          <w:p w14:paraId="59C6520D" w14:textId="77777777" w:rsidR="00B20D2F" w:rsidRPr="00F10379" w:rsidRDefault="00B20D2F" w:rsidP="0037482A">
            <w:pPr>
              <w:keepNext/>
              <w:keepLines/>
              <w:spacing w:after="120" w:line="276" w:lineRule="auto"/>
              <w:jc w:val="center"/>
              <w:rPr>
                <w:ins w:id="384" w:author="Hilmar Zech" w:date="2022-01-26T20:36:00Z"/>
                <w:sz w:val="20"/>
                <w:szCs w:val="20"/>
                <w:lang w:val="en-US" w:eastAsia="de-CH"/>
              </w:rPr>
            </w:pPr>
            <w:ins w:id="385" w:author="Hilmar Zech" w:date="2022-01-26T20:36:00Z">
              <w:r w:rsidRPr="00F10379">
                <w:rPr>
                  <w:sz w:val="20"/>
                  <w:szCs w:val="20"/>
                  <w:lang w:val="en-US" w:eastAsia="de-CH"/>
                </w:rPr>
                <w:t>.40</w:t>
              </w:r>
            </w:ins>
          </w:p>
        </w:tc>
        <w:tc>
          <w:tcPr>
            <w:tcW w:w="1843" w:type="dxa"/>
            <w:tcBorders>
              <w:left w:val="nil"/>
              <w:right w:val="nil"/>
            </w:tcBorders>
            <w:vAlign w:val="center"/>
          </w:tcPr>
          <w:p w14:paraId="2846B06A" w14:textId="77777777" w:rsidR="00B20D2F" w:rsidRPr="00F10379" w:rsidRDefault="00B20D2F" w:rsidP="0037482A">
            <w:pPr>
              <w:keepNext/>
              <w:keepLines/>
              <w:spacing w:after="120" w:line="276" w:lineRule="auto"/>
              <w:jc w:val="center"/>
              <w:rPr>
                <w:ins w:id="386" w:author="Hilmar Zech" w:date="2022-01-26T20:36:00Z"/>
                <w:sz w:val="20"/>
                <w:szCs w:val="20"/>
                <w:lang w:val="en-US" w:eastAsia="de-CH"/>
              </w:rPr>
            </w:pPr>
            <w:ins w:id="387" w:author="Hilmar Zech" w:date="2022-01-26T20:36:00Z">
              <w:r w:rsidRPr="00F10379">
                <w:rPr>
                  <w:sz w:val="20"/>
                  <w:szCs w:val="20"/>
                  <w:lang w:val="en-US" w:eastAsia="de-CH"/>
                </w:rPr>
                <w:t>.59</w:t>
              </w:r>
            </w:ins>
          </w:p>
        </w:tc>
      </w:tr>
      <w:tr w:rsidR="00B20D2F" w:rsidRPr="00F10379" w14:paraId="4CD3B1AC" w14:textId="77777777" w:rsidTr="0037482A">
        <w:trPr>
          <w:ins w:id="388" w:author="Hilmar Zech" w:date="2022-01-26T20:36:00Z"/>
        </w:trPr>
        <w:tc>
          <w:tcPr>
            <w:tcW w:w="2694" w:type="dxa"/>
            <w:tcBorders>
              <w:left w:val="nil"/>
              <w:right w:val="nil"/>
            </w:tcBorders>
            <w:vAlign w:val="center"/>
          </w:tcPr>
          <w:p w14:paraId="54BDC837" w14:textId="7DB82D84" w:rsidR="00B20D2F" w:rsidRPr="00F10379" w:rsidRDefault="00F10379" w:rsidP="00F10379">
            <w:pPr>
              <w:keepNext/>
              <w:keepLines/>
              <w:spacing w:line="276" w:lineRule="auto"/>
              <w:rPr>
                <w:ins w:id="389" w:author="Hilmar Zech" w:date="2022-01-26T20:36:00Z"/>
                <w:b/>
                <w:bCs/>
                <w:sz w:val="20"/>
                <w:szCs w:val="20"/>
                <w:lang w:val="en-US" w:eastAsia="de-CH"/>
              </w:rPr>
            </w:pPr>
            <w:ins w:id="390" w:author="Hilmar Zech" w:date="2022-01-26T20:37:00Z">
              <w:r w:rsidRPr="00F10379">
                <w:rPr>
                  <w:b/>
                  <w:bCs/>
                  <w:sz w:val="20"/>
                  <w:szCs w:val="20"/>
                  <w:lang w:val="en-US" w:eastAsia="de-CH"/>
                </w:rPr>
                <w:t>Risk</w:t>
              </w:r>
            </w:ins>
            <w:ins w:id="391" w:author="Hilmar Zech" w:date="2022-01-26T20:36:00Z">
              <w:r w:rsidR="00B20D2F" w:rsidRPr="00F10379">
                <w:rPr>
                  <w:b/>
                  <w:bCs/>
                  <w:sz w:val="20"/>
                  <w:szCs w:val="20"/>
                  <w:lang w:val="en-US" w:eastAsia="de-CH"/>
                </w:rPr>
                <w:t xml:space="preserve"> taking task</w:t>
              </w:r>
            </w:ins>
          </w:p>
        </w:tc>
        <w:tc>
          <w:tcPr>
            <w:tcW w:w="2126" w:type="dxa"/>
            <w:tcBorders>
              <w:left w:val="nil"/>
              <w:right w:val="nil"/>
            </w:tcBorders>
            <w:vAlign w:val="center"/>
          </w:tcPr>
          <w:p w14:paraId="0FB6C25F" w14:textId="77777777" w:rsidR="00B20D2F" w:rsidRPr="00F10379" w:rsidRDefault="00B20D2F" w:rsidP="0037482A">
            <w:pPr>
              <w:keepNext/>
              <w:keepLines/>
              <w:spacing w:line="276" w:lineRule="auto"/>
              <w:jc w:val="center"/>
              <w:rPr>
                <w:ins w:id="392" w:author="Hilmar Zech" w:date="2022-01-26T20:36:00Z"/>
                <w:sz w:val="20"/>
                <w:szCs w:val="20"/>
                <w:lang w:val="en-US" w:eastAsia="de-CH"/>
              </w:rPr>
            </w:pPr>
          </w:p>
        </w:tc>
        <w:tc>
          <w:tcPr>
            <w:tcW w:w="2126" w:type="dxa"/>
            <w:tcBorders>
              <w:left w:val="nil"/>
              <w:right w:val="nil"/>
            </w:tcBorders>
            <w:vAlign w:val="center"/>
          </w:tcPr>
          <w:p w14:paraId="714B6890" w14:textId="77777777" w:rsidR="00B20D2F" w:rsidRPr="00F10379" w:rsidRDefault="00B20D2F" w:rsidP="0037482A">
            <w:pPr>
              <w:keepNext/>
              <w:keepLines/>
              <w:spacing w:line="276" w:lineRule="auto"/>
              <w:jc w:val="center"/>
              <w:rPr>
                <w:ins w:id="393" w:author="Hilmar Zech" w:date="2022-01-26T20:36:00Z"/>
                <w:sz w:val="20"/>
                <w:szCs w:val="20"/>
                <w:lang w:val="en-US" w:eastAsia="de-CH"/>
              </w:rPr>
            </w:pPr>
          </w:p>
        </w:tc>
        <w:tc>
          <w:tcPr>
            <w:tcW w:w="1843" w:type="dxa"/>
            <w:tcBorders>
              <w:left w:val="nil"/>
              <w:right w:val="nil"/>
            </w:tcBorders>
            <w:vAlign w:val="center"/>
          </w:tcPr>
          <w:p w14:paraId="74F74309" w14:textId="77777777" w:rsidR="00B20D2F" w:rsidRPr="00F10379" w:rsidRDefault="00B20D2F" w:rsidP="0037482A">
            <w:pPr>
              <w:keepNext/>
              <w:keepLines/>
              <w:spacing w:line="276" w:lineRule="auto"/>
              <w:jc w:val="center"/>
              <w:rPr>
                <w:ins w:id="394" w:author="Hilmar Zech" w:date="2022-01-26T20:36:00Z"/>
                <w:sz w:val="20"/>
                <w:szCs w:val="20"/>
                <w:lang w:val="en-US" w:eastAsia="de-CH"/>
              </w:rPr>
            </w:pPr>
          </w:p>
        </w:tc>
      </w:tr>
      <w:tr w:rsidR="00B20D2F" w:rsidRPr="00F10379" w14:paraId="07BF0AD5" w14:textId="77777777" w:rsidTr="0037482A">
        <w:trPr>
          <w:ins w:id="395" w:author="Hilmar Zech" w:date="2022-01-26T20:36:00Z"/>
        </w:trPr>
        <w:tc>
          <w:tcPr>
            <w:tcW w:w="2694" w:type="dxa"/>
            <w:tcBorders>
              <w:left w:val="nil"/>
              <w:right w:val="nil"/>
            </w:tcBorders>
            <w:vAlign w:val="center"/>
          </w:tcPr>
          <w:p w14:paraId="7053E1A2" w14:textId="77777777" w:rsidR="00B20D2F" w:rsidRPr="00F10379" w:rsidRDefault="00B20D2F" w:rsidP="00F10379">
            <w:pPr>
              <w:keepNext/>
              <w:keepLines/>
              <w:spacing w:line="276" w:lineRule="auto"/>
              <w:rPr>
                <w:ins w:id="396" w:author="Hilmar Zech" w:date="2022-01-26T20:36:00Z"/>
                <w:sz w:val="20"/>
                <w:szCs w:val="20"/>
                <w:lang w:val="en-US" w:eastAsia="de-CH"/>
              </w:rPr>
            </w:pPr>
            <w:ins w:id="397" w:author="Hilmar Zech" w:date="2022-01-26T20:36:00Z">
              <w:r w:rsidRPr="00F10379">
                <w:rPr>
                  <w:sz w:val="20"/>
                  <w:szCs w:val="20"/>
                  <w:lang w:val="en-US" w:eastAsia="de-CH"/>
                </w:rPr>
                <w:t>Win</w:t>
              </w:r>
            </w:ins>
          </w:p>
        </w:tc>
        <w:tc>
          <w:tcPr>
            <w:tcW w:w="2126" w:type="dxa"/>
            <w:tcBorders>
              <w:left w:val="nil"/>
              <w:right w:val="nil"/>
            </w:tcBorders>
            <w:vAlign w:val="center"/>
          </w:tcPr>
          <w:p w14:paraId="5D03EEFF" w14:textId="77777777" w:rsidR="00B20D2F" w:rsidRPr="00F10379" w:rsidRDefault="00B20D2F" w:rsidP="0037482A">
            <w:pPr>
              <w:keepNext/>
              <w:keepLines/>
              <w:spacing w:line="276" w:lineRule="auto"/>
              <w:jc w:val="center"/>
              <w:rPr>
                <w:ins w:id="398" w:author="Hilmar Zech" w:date="2022-01-26T20:36:00Z"/>
                <w:sz w:val="20"/>
                <w:szCs w:val="20"/>
                <w:lang w:val="en-US" w:eastAsia="de-CH"/>
              </w:rPr>
            </w:pPr>
            <w:ins w:id="399" w:author="Hilmar Zech" w:date="2022-01-26T20:36:00Z">
              <w:r w:rsidRPr="00F10379">
                <w:rPr>
                  <w:sz w:val="20"/>
                  <w:szCs w:val="20"/>
                  <w:lang w:val="en-US" w:eastAsia="de-CH"/>
                </w:rPr>
                <w:t>.64</w:t>
              </w:r>
            </w:ins>
          </w:p>
        </w:tc>
        <w:tc>
          <w:tcPr>
            <w:tcW w:w="2126" w:type="dxa"/>
            <w:tcBorders>
              <w:left w:val="nil"/>
              <w:right w:val="nil"/>
            </w:tcBorders>
            <w:vAlign w:val="center"/>
          </w:tcPr>
          <w:p w14:paraId="7AF4A33F" w14:textId="77777777" w:rsidR="00B20D2F" w:rsidRPr="00F10379" w:rsidRDefault="00B20D2F" w:rsidP="0037482A">
            <w:pPr>
              <w:keepNext/>
              <w:keepLines/>
              <w:spacing w:line="276" w:lineRule="auto"/>
              <w:jc w:val="center"/>
              <w:rPr>
                <w:ins w:id="400" w:author="Hilmar Zech" w:date="2022-01-26T20:36:00Z"/>
                <w:sz w:val="20"/>
                <w:szCs w:val="20"/>
                <w:lang w:val="en-US" w:eastAsia="de-CH"/>
              </w:rPr>
            </w:pPr>
            <w:ins w:id="401" w:author="Hilmar Zech" w:date="2022-01-26T20:36:00Z">
              <w:r w:rsidRPr="00F10379">
                <w:rPr>
                  <w:sz w:val="20"/>
                  <w:szCs w:val="20"/>
                  <w:lang w:val="en-US" w:eastAsia="de-CH"/>
                </w:rPr>
                <w:t>.64</w:t>
              </w:r>
            </w:ins>
          </w:p>
        </w:tc>
        <w:tc>
          <w:tcPr>
            <w:tcW w:w="1843" w:type="dxa"/>
            <w:tcBorders>
              <w:left w:val="nil"/>
              <w:right w:val="nil"/>
            </w:tcBorders>
            <w:vAlign w:val="center"/>
          </w:tcPr>
          <w:p w14:paraId="16279655" w14:textId="77777777" w:rsidR="00B20D2F" w:rsidRPr="00F10379" w:rsidRDefault="00B20D2F" w:rsidP="0037482A">
            <w:pPr>
              <w:keepNext/>
              <w:keepLines/>
              <w:spacing w:line="276" w:lineRule="auto"/>
              <w:jc w:val="center"/>
              <w:rPr>
                <w:ins w:id="402" w:author="Hilmar Zech" w:date="2022-01-26T20:36:00Z"/>
                <w:sz w:val="20"/>
                <w:szCs w:val="20"/>
                <w:lang w:val="en-US" w:eastAsia="de-CH"/>
              </w:rPr>
            </w:pPr>
            <w:ins w:id="403" w:author="Hilmar Zech" w:date="2022-01-26T20:36:00Z">
              <w:r w:rsidRPr="00F10379">
                <w:rPr>
                  <w:sz w:val="20"/>
                  <w:szCs w:val="20"/>
                  <w:lang w:val="en-US" w:eastAsia="de-CH"/>
                </w:rPr>
                <w:t>.78</w:t>
              </w:r>
            </w:ins>
          </w:p>
        </w:tc>
      </w:tr>
      <w:tr w:rsidR="00B20D2F" w:rsidRPr="00F10379" w14:paraId="54CEC3B2" w14:textId="77777777" w:rsidTr="0037482A">
        <w:trPr>
          <w:ins w:id="404" w:author="Hilmar Zech" w:date="2022-01-26T20:36:00Z"/>
        </w:trPr>
        <w:tc>
          <w:tcPr>
            <w:tcW w:w="2694" w:type="dxa"/>
            <w:tcBorders>
              <w:left w:val="nil"/>
              <w:right w:val="nil"/>
            </w:tcBorders>
            <w:vAlign w:val="center"/>
          </w:tcPr>
          <w:p w14:paraId="470F3996" w14:textId="77777777" w:rsidR="00B20D2F" w:rsidRPr="00F10379" w:rsidRDefault="00B20D2F" w:rsidP="00F10379">
            <w:pPr>
              <w:keepNext/>
              <w:keepLines/>
              <w:spacing w:line="276" w:lineRule="auto"/>
              <w:rPr>
                <w:ins w:id="405" w:author="Hilmar Zech" w:date="2022-01-26T20:36:00Z"/>
                <w:sz w:val="20"/>
                <w:szCs w:val="20"/>
                <w:lang w:val="en-US" w:eastAsia="de-CH"/>
              </w:rPr>
            </w:pPr>
            <w:ins w:id="406" w:author="Hilmar Zech" w:date="2022-01-26T20:36:00Z">
              <w:r w:rsidRPr="00F10379">
                <w:rPr>
                  <w:sz w:val="20"/>
                  <w:szCs w:val="20"/>
                  <w:lang w:val="en-US" w:eastAsia="de-CH"/>
                </w:rPr>
                <w:t>Loss</w:t>
              </w:r>
            </w:ins>
          </w:p>
        </w:tc>
        <w:tc>
          <w:tcPr>
            <w:tcW w:w="2126" w:type="dxa"/>
            <w:tcBorders>
              <w:left w:val="nil"/>
              <w:right w:val="nil"/>
            </w:tcBorders>
            <w:vAlign w:val="center"/>
          </w:tcPr>
          <w:p w14:paraId="2E210FC7" w14:textId="77777777" w:rsidR="00B20D2F" w:rsidRPr="00F10379" w:rsidRDefault="00B20D2F" w:rsidP="0037482A">
            <w:pPr>
              <w:keepNext/>
              <w:keepLines/>
              <w:spacing w:line="276" w:lineRule="auto"/>
              <w:jc w:val="center"/>
              <w:rPr>
                <w:ins w:id="407" w:author="Hilmar Zech" w:date="2022-01-26T20:36:00Z"/>
                <w:sz w:val="20"/>
                <w:szCs w:val="20"/>
                <w:lang w:val="en-US" w:eastAsia="de-CH"/>
              </w:rPr>
            </w:pPr>
            <w:ins w:id="408" w:author="Hilmar Zech" w:date="2022-01-26T20:36:00Z">
              <w:r w:rsidRPr="00F10379">
                <w:rPr>
                  <w:sz w:val="20"/>
                  <w:szCs w:val="20"/>
                  <w:lang w:val="en-US" w:eastAsia="de-CH"/>
                </w:rPr>
                <w:t>.58</w:t>
              </w:r>
            </w:ins>
          </w:p>
        </w:tc>
        <w:tc>
          <w:tcPr>
            <w:tcW w:w="2126" w:type="dxa"/>
            <w:tcBorders>
              <w:left w:val="nil"/>
              <w:right w:val="nil"/>
            </w:tcBorders>
            <w:vAlign w:val="center"/>
          </w:tcPr>
          <w:p w14:paraId="4567086E" w14:textId="77777777" w:rsidR="00B20D2F" w:rsidRPr="00F10379" w:rsidRDefault="00B20D2F" w:rsidP="0037482A">
            <w:pPr>
              <w:keepNext/>
              <w:keepLines/>
              <w:spacing w:line="276" w:lineRule="auto"/>
              <w:jc w:val="center"/>
              <w:rPr>
                <w:ins w:id="409" w:author="Hilmar Zech" w:date="2022-01-26T20:36:00Z"/>
                <w:sz w:val="20"/>
                <w:szCs w:val="20"/>
                <w:lang w:val="en-US" w:eastAsia="de-CH"/>
              </w:rPr>
            </w:pPr>
            <w:ins w:id="410" w:author="Hilmar Zech" w:date="2022-01-26T20:36:00Z">
              <w:r w:rsidRPr="00F10379">
                <w:rPr>
                  <w:sz w:val="20"/>
                  <w:szCs w:val="20"/>
                  <w:lang w:val="en-US" w:eastAsia="de-CH"/>
                </w:rPr>
                <w:t>.59</w:t>
              </w:r>
            </w:ins>
          </w:p>
        </w:tc>
        <w:tc>
          <w:tcPr>
            <w:tcW w:w="1843" w:type="dxa"/>
            <w:tcBorders>
              <w:left w:val="nil"/>
              <w:right w:val="nil"/>
            </w:tcBorders>
            <w:vAlign w:val="center"/>
          </w:tcPr>
          <w:p w14:paraId="1CBB3436" w14:textId="77777777" w:rsidR="00B20D2F" w:rsidRPr="00F10379" w:rsidRDefault="00B20D2F" w:rsidP="0037482A">
            <w:pPr>
              <w:keepNext/>
              <w:keepLines/>
              <w:spacing w:line="276" w:lineRule="auto"/>
              <w:jc w:val="center"/>
              <w:rPr>
                <w:ins w:id="411" w:author="Hilmar Zech" w:date="2022-01-26T20:36:00Z"/>
                <w:sz w:val="20"/>
                <w:szCs w:val="20"/>
                <w:lang w:val="en-US" w:eastAsia="de-CH"/>
              </w:rPr>
            </w:pPr>
            <w:ins w:id="412" w:author="Hilmar Zech" w:date="2022-01-26T20:36:00Z">
              <w:r w:rsidRPr="00F10379">
                <w:rPr>
                  <w:sz w:val="20"/>
                  <w:szCs w:val="20"/>
                  <w:lang w:val="en-US" w:eastAsia="de-CH"/>
                </w:rPr>
                <w:t>.73</w:t>
              </w:r>
            </w:ins>
          </w:p>
        </w:tc>
      </w:tr>
      <w:tr w:rsidR="00B20D2F" w:rsidRPr="00F10379" w14:paraId="09738DA6" w14:textId="77777777" w:rsidTr="0037482A">
        <w:trPr>
          <w:ins w:id="413" w:author="Hilmar Zech" w:date="2022-01-26T20:36:00Z"/>
        </w:trPr>
        <w:tc>
          <w:tcPr>
            <w:tcW w:w="2694" w:type="dxa"/>
            <w:tcBorders>
              <w:left w:val="nil"/>
              <w:right w:val="nil"/>
            </w:tcBorders>
            <w:vAlign w:val="center"/>
          </w:tcPr>
          <w:p w14:paraId="1B3679D4" w14:textId="77777777" w:rsidR="00B20D2F" w:rsidRPr="00F10379" w:rsidRDefault="00B20D2F" w:rsidP="00682069">
            <w:pPr>
              <w:keepNext/>
              <w:keepLines/>
              <w:spacing w:after="120" w:line="276" w:lineRule="auto"/>
              <w:rPr>
                <w:ins w:id="414" w:author="Hilmar Zech" w:date="2022-01-26T20:36:00Z"/>
                <w:sz w:val="20"/>
                <w:szCs w:val="20"/>
                <w:lang w:val="en-US" w:eastAsia="de-CH"/>
              </w:rPr>
            </w:pPr>
            <w:ins w:id="415" w:author="Hilmar Zech" w:date="2022-01-26T20:36:00Z">
              <w:r w:rsidRPr="00F10379">
                <w:rPr>
                  <w:sz w:val="20"/>
                  <w:szCs w:val="20"/>
                  <w:lang w:val="en-US" w:eastAsia="de-CH"/>
                </w:rPr>
                <w:t>Mixed</w:t>
              </w:r>
            </w:ins>
          </w:p>
        </w:tc>
        <w:tc>
          <w:tcPr>
            <w:tcW w:w="2126" w:type="dxa"/>
            <w:tcBorders>
              <w:left w:val="nil"/>
              <w:right w:val="nil"/>
            </w:tcBorders>
            <w:vAlign w:val="center"/>
          </w:tcPr>
          <w:p w14:paraId="13EC7EA7" w14:textId="77777777" w:rsidR="00B20D2F" w:rsidRPr="00F10379" w:rsidRDefault="00B20D2F" w:rsidP="00682069">
            <w:pPr>
              <w:keepNext/>
              <w:keepLines/>
              <w:spacing w:after="120" w:line="276" w:lineRule="auto"/>
              <w:jc w:val="center"/>
              <w:rPr>
                <w:ins w:id="416" w:author="Hilmar Zech" w:date="2022-01-26T20:36:00Z"/>
                <w:sz w:val="20"/>
                <w:szCs w:val="20"/>
                <w:lang w:val="en-US" w:eastAsia="de-CH"/>
              </w:rPr>
            </w:pPr>
            <w:ins w:id="417" w:author="Hilmar Zech" w:date="2022-01-26T20:36:00Z">
              <w:r w:rsidRPr="00F10379">
                <w:rPr>
                  <w:sz w:val="20"/>
                  <w:szCs w:val="20"/>
                  <w:lang w:val="en-US" w:eastAsia="de-CH"/>
                </w:rPr>
                <w:t>.54</w:t>
              </w:r>
            </w:ins>
          </w:p>
        </w:tc>
        <w:tc>
          <w:tcPr>
            <w:tcW w:w="2126" w:type="dxa"/>
            <w:tcBorders>
              <w:left w:val="nil"/>
              <w:right w:val="nil"/>
            </w:tcBorders>
            <w:vAlign w:val="center"/>
          </w:tcPr>
          <w:p w14:paraId="72C38ED4" w14:textId="77777777" w:rsidR="00B20D2F" w:rsidRPr="00F10379" w:rsidRDefault="00B20D2F" w:rsidP="00682069">
            <w:pPr>
              <w:keepNext/>
              <w:keepLines/>
              <w:spacing w:after="120" w:line="276" w:lineRule="auto"/>
              <w:jc w:val="center"/>
              <w:rPr>
                <w:ins w:id="418" w:author="Hilmar Zech" w:date="2022-01-26T20:36:00Z"/>
                <w:sz w:val="20"/>
                <w:szCs w:val="20"/>
                <w:lang w:val="en-US" w:eastAsia="de-CH"/>
              </w:rPr>
            </w:pPr>
            <w:ins w:id="419" w:author="Hilmar Zech" w:date="2022-01-26T20:36:00Z">
              <w:r w:rsidRPr="00F10379">
                <w:rPr>
                  <w:sz w:val="20"/>
                  <w:szCs w:val="20"/>
                  <w:lang w:val="en-US" w:eastAsia="de-CH"/>
                </w:rPr>
                <w:t>.55</w:t>
              </w:r>
            </w:ins>
          </w:p>
        </w:tc>
        <w:tc>
          <w:tcPr>
            <w:tcW w:w="1843" w:type="dxa"/>
            <w:tcBorders>
              <w:left w:val="nil"/>
              <w:right w:val="nil"/>
            </w:tcBorders>
            <w:vAlign w:val="center"/>
          </w:tcPr>
          <w:p w14:paraId="534B43C4" w14:textId="77777777" w:rsidR="00B20D2F" w:rsidRPr="00F10379" w:rsidRDefault="00B20D2F" w:rsidP="00682069">
            <w:pPr>
              <w:keepNext/>
              <w:keepLines/>
              <w:spacing w:after="120" w:line="276" w:lineRule="auto"/>
              <w:jc w:val="center"/>
              <w:rPr>
                <w:ins w:id="420" w:author="Hilmar Zech" w:date="2022-01-26T20:36:00Z"/>
                <w:sz w:val="20"/>
                <w:szCs w:val="20"/>
                <w:lang w:val="en-US" w:eastAsia="de-CH"/>
              </w:rPr>
            </w:pPr>
            <w:ins w:id="421" w:author="Hilmar Zech" w:date="2022-01-26T20:36:00Z">
              <w:r w:rsidRPr="00F10379">
                <w:rPr>
                  <w:sz w:val="20"/>
                  <w:szCs w:val="20"/>
                  <w:lang w:val="en-US" w:eastAsia="de-CH"/>
                </w:rPr>
                <w:t>.76</w:t>
              </w:r>
            </w:ins>
          </w:p>
        </w:tc>
      </w:tr>
      <w:tr w:rsidR="00B20D2F" w:rsidRPr="00F10379" w14:paraId="20D2062F" w14:textId="77777777" w:rsidTr="0037482A">
        <w:trPr>
          <w:ins w:id="422" w:author="Hilmar Zech" w:date="2022-01-26T20:36:00Z"/>
        </w:trPr>
        <w:tc>
          <w:tcPr>
            <w:tcW w:w="2694" w:type="dxa"/>
            <w:tcBorders>
              <w:left w:val="nil"/>
              <w:right w:val="nil"/>
            </w:tcBorders>
            <w:vAlign w:val="center"/>
          </w:tcPr>
          <w:p w14:paraId="310DCBCF" w14:textId="77777777" w:rsidR="00B20D2F" w:rsidRPr="00F10379" w:rsidRDefault="00B20D2F" w:rsidP="00F10379">
            <w:pPr>
              <w:keepNext/>
              <w:keepLines/>
              <w:spacing w:line="276" w:lineRule="auto"/>
              <w:rPr>
                <w:ins w:id="423" w:author="Hilmar Zech" w:date="2022-01-26T20:36:00Z"/>
                <w:b/>
                <w:bCs/>
                <w:sz w:val="20"/>
                <w:szCs w:val="20"/>
                <w:lang w:val="en-US" w:eastAsia="de-CH"/>
              </w:rPr>
            </w:pPr>
            <w:ins w:id="424" w:author="Hilmar Zech" w:date="2022-01-26T20:36:00Z">
              <w:r w:rsidRPr="00F10379">
                <w:rPr>
                  <w:b/>
                  <w:bCs/>
                  <w:sz w:val="20"/>
                  <w:szCs w:val="20"/>
                  <w:lang w:val="en-US" w:eastAsia="de-CH"/>
                </w:rPr>
                <w:t>Information sampling task</w:t>
              </w:r>
            </w:ins>
          </w:p>
        </w:tc>
        <w:tc>
          <w:tcPr>
            <w:tcW w:w="2126" w:type="dxa"/>
            <w:tcBorders>
              <w:left w:val="nil"/>
              <w:right w:val="nil"/>
            </w:tcBorders>
            <w:vAlign w:val="center"/>
          </w:tcPr>
          <w:p w14:paraId="79508802" w14:textId="77777777" w:rsidR="00B20D2F" w:rsidRPr="00F10379" w:rsidRDefault="00B20D2F" w:rsidP="0037482A">
            <w:pPr>
              <w:keepNext/>
              <w:keepLines/>
              <w:spacing w:line="276" w:lineRule="auto"/>
              <w:jc w:val="center"/>
              <w:rPr>
                <w:ins w:id="425" w:author="Hilmar Zech" w:date="2022-01-26T20:36:00Z"/>
                <w:sz w:val="20"/>
                <w:szCs w:val="20"/>
                <w:lang w:val="en-US" w:eastAsia="de-CH"/>
              </w:rPr>
            </w:pPr>
          </w:p>
        </w:tc>
        <w:tc>
          <w:tcPr>
            <w:tcW w:w="2126" w:type="dxa"/>
            <w:tcBorders>
              <w:left w:val="nil"/>
              <w:right w:val="nil"/>
            </w:tcBorders>
            <w:vAlign w:val="center"/>
          </w:tcPr>
          <w:p w14:paraId="217E9D54" w14:textId="77777777" w:rsidR="00B20D2F" w:rsidRPr="00F10379" w:rsidRDefault="00B20D2F" w:rsidP="0037482A">
            <w:pPr>
              <w:keepNext/>
              <w:keepLines/>
              <w:spacing w:line="276" w:lineRule="auto"/>
              <w:jc w:val="center"/>
              <w:rPr>
                <w:ins w:id="426" w:author="Hilmar Zech" w:date="2022-01-26T20:36:00Z"/>
                <w:sz w:val="20"/>
                <w:szCs w:val="20"/>
                <w:lang w:val="en-US" w:eastAsia="de-CH"/>
              </w:rPr>
            </w:pPr>
          </w:p>
        </w:tc>
        <w:tc>
          <w:tcPr>
            <w:tcW w:w="1843" w:type="dxa"/>
            <w:tcBorders>
              <w:left w:val="nil"/>
              <w:right w:val="nil"/>
            </w:tcBorders>
            <w:vAlign w:val="center"/>
          </w:tcPr>
          <w:p w14:paraId="116668E0" w14:textId="77777777" w:rsidR="00B20D2F" w:rsidRPr="00F10379" w:rsidRDefault="00B20D2F" w:rsidP="0037482A">
            <w:pPr>
              <w:keepNext/>
              <w:keepLines/>
              <w:spacing w:line="276" w:lineRule="auto"/>
              <w:jc w:val="center"/>
              <w:rPr>
                <w:ins w:id="427" w:author="Hilmar Zech" w:date="2022-01-26T20:36:00Z"/>
                <w:sz w:val="20"/>
                <w:szCs w:val="20"/>
                <w:lang w:val="en-US" w:eastAsia="de-CH"/>
              </w:rPr>
            </w:pPr>
          </w:p>
        </w:tc>
      </w:tr>
      <w:tr w:rsidR="00B20D2F" w:rsidRPr="00F10379" w14:paraId="6BE0B026" w14:textId="77777777" w:rsidTr="0037482A">
        <w:trPr>
          <w:ins w:id="428" w:author="Hilmar Zech" w:date="2022-01-26T20:36:00Z"/>
        </w:trPr>
        <w:tc>
          <w:tcPr>
            <w:tcW w:w="2694" w:type="dxa"/>
            <w:tcBorders>
              <w:left w:val="nil"/>
              <w:right w:val="nil"/>
            </w:tcBorders>
            <w:vAlign w:val="center"/>
          </w:tcPr>
          <w:p w14:paraId="34440461" w14:textId="77777777" w:rsidR="00B20D2F" w:rsidRPr="00F10379" w:rsidRDefault="00B20D2F" w:rsidP="00682069">
            <w:pPr>
              <w:keepNext/>
              <w:keepLines/>
              <w:spacing w:after="120" w:line="276" w:lineRule="auto"/>
              <w:rPr>
                <w:ins w:id="429" w:author="Hilmar Zech" w:date="2022-01-26T20:36:00Z"/>
                <w:sz w:val="20"/>
                <w:szCs w:val="20"/>
                <w:lang w:val="en-US" w:eastAsia="de-CH"/>
              </w:rPr>
            </w:pPr>
            <w:ins w:id="430" w:author="Hilmar Zech" w:date="2022-01-26T20:36:00Z">
              <w:r w:rsidRPr="00F10379">
                <w:rPr>
                  <w:sz w:val="20"/>
                  <w:szCs w:val="20"/>
                  <w:lang w:val="en-US" w:eastAsia="de-CH"/>
                </w:rPr>
                <w:t>Oversampling</w:t>
              </w:r>
            </w:ins>
          </w:p>
        </w:tc>
        <w:tc>
          <w:tcPr>
            <w:tcW w:w="2126" w:type="dxa"/>
            <w:tcBorders>
              <w:left w:val="nil"/>
              <w:right w:val="nil"/>
            </w:tcBorders>
            <w:vAlign w:val="center"/>
          </w:tcPr>
          <w:p w14:paraId="3068C5C5" w14:textId="77777777" w:rsidR="00B20D2F" w:rsidRPr="00F10379" w:rsidRDefault="00B20D2F" w:rsidP="00682069">
            <w:pPr>
              <w:keepNext/>
              <w:keepLines/>
              <w:spacing w:after="120" w:line="276" w:lineRule="auto"/>
              <w:jc w:val="center"/>
              <w:rPr>
                <w:ins w:id="431" w:author="Hilmar Zech" w:date="2022-01-26T20:36:00Z"/>
                <w:sz w:val="20"/>
                <w:szCs w:val="20"/>
                <w:lang w:val="en-US" w:eastAsia="de-CH"/>
              </w:rPr>
            </w:pPr>
            <w:ins w:id="432" w:author="Hilmar Zech" w:date="2022-01-26T20:36:00Z">
              <w:r w:rsidRPr="00F10379">
                <w:rPr>
                  <w:sz w:val="20"/>
                  <w:szCs w:val="20"/>
                  <w:lang w:val="en-US" w:eastAsia="de-CH"/>
                </w:rPr>
                <w:t>.80</w:t>
              </w:r>
            </w:ins>
          </w:p>
        </w:tc>
        <w:tc>
          <w:tcPr>
            <w:tcW w:w="2126" w:type="dxa"/>
            <w:tcBorders>
              <w:left w:val="nil"/>
              <w:right w:val="nil"/>
            </w:tcBorders>
            <w:vAlign w:val="center"/>
          </w:tcPr>
          <w:p w14:paraId="3E77E9D0" w14:textId="77777777" w:rsidR="00B20D2F" w:rsidRPr="00F10379" w:rsidRDefault="00B20D2F" w:rsidP="00682069">
            <w:pPr>
              <w:keepNext/>
              <w:keepLines/>
              <w:spacing w:after="120" w:line="276" w:lineRule="auto"/>
              <w:jc w:val="center"/>
              <w:rPr>
                <w:ins w:id="433" w:author="Hilmar Zech" w:date="2022-01-26T20:36:00Z"/>
                <w:sz w:val="20"/>
                <w:szCs w:val="20"/>
                <w:lang w:val="en-US" w:eastAsia="de-CH"/>
              </w:rPr>
            </w:pPr>
            <w:ins w:id="434" w:author="Hilmar Zech" w:date="2022-01-26T20:36:00Z">
              <w:r w:rsidRPr="00F10379">
                <w:rPr>
                  <w:sz w:val="20"/>
                  <w:szCs w:val="20"/>
                  <w:lang w:val="en-US" w:eastAsia="de-CH"/>
                </w:rPr>
                <w:t>.81</w:t>
              </w:r>
            </w:ins>
          </w:p>
        </w:tc>
        <w:tc>
          <w:tcPr>
            <w:tcW w:w="1843" w:type="dxa"/>
            <w:tcBorders>
              <w:left w:val="nil"/>
              <w:right w:val="nil"/>
            </w:tcBorders>
            <w:vAlign w:val="center"/>
          </w:tcPr>
          <w:p w14:paraId="1951A2D6" w14:textId="77777777" w:rsidR="00B20D2F" w:rsidRPr="00F10379" w:rsidRDefault="00B20D2F" w:rsidP="00682069">
            <w:pPr>
              <w:keepNext/>
              <w:keepLines/>
              <w:spacing w:after="120" w:line="276" w:lineRule="auto"/>
              <w:jc w:val="center"/>
              <w:rPr>
                <w:ins w:id="435" w:author="Hilmar Zech" w:date="2022-01-26T20:36:00Z"/>
                <w:sz w:val="20"/>
                <w:szCs w:val="20"/>
                <w:lang w:val="en-US" w:eastAsia="de-CH"/>
              </w:rPr>
            </w:pPr>
            <w:ins w:id="436" w:author="Hilmar Zech" w:date="2022-01-26T20:36:00Z">
              <w:r w:rsidRPr="00F10379">
                <w:rPr>
                  <w:sz w:val="20"/>
                  <w:szCs w:val="20"/>
                  <w:lang w:val="en-US" w:eastAsia="de-CH"/>
                </w:rPr>
                <w:t>.93</w:t>
              </w:r>
            </w:ins>
          </w:p>
        </w:tc>
      </w:tr>
    </w:tbl>
    <w:p w14:paraId="25D29BCA" w14:textId="77777777" w:rsidR="00B20D2F" w:rsidRPr="00F10379" w:rsidRDefault="00B20D2F" w:rsidP="00B20D2F">
      <w:pPr>
        <w:pStyle w:val="Caption"/>
        <w:spacing w:before="120" w:line="480" w:lineRule="auto"/>
        <w:jc w:val="both"/>
        <w:rPr>
          <w:ins w:id="437" w:author="Hilmar Zech" w:date="2022-01-26T20:36:00Z"/>
          <w:sz w:val="20"/>
          <w:szCs w:val="20"/>
          <w:lang w:val="en-US"/>
        </w:rPr>
      </w:pPr>
      <w:ins w:id="438" w:author="Hilmar Zech" w:date="2022-01-26T20:36:00Z">
        <w:r w:rsidRPr="00B20D2F">
          <w:rPr>
            <w:b/>
            <w:bCs/>
            <w:i w:val="0"/>
            <w:iCs w:val="0"/>
            <w:color w:val="000000" w:themeColor="text1"/>
            <w:sz w:val="20"/>
            <w:szCs w:val="20"/>
            <w:lang w:val="en-US"/>
          </w:rPr>
          <w:t xml:space="preserve">Table </w:t>
        </w:r>
        <w:r w:rsidRPr="00F10379">
          <w:rPr>
            <w:b/>
            <w:bCs/>
            <w:i w:val="0"/>
            <w:iCs w:val="0"/>
            <w:color w:val="000000" w:themeColor="text1"/>
            <w:sz w:val="20"/>
            <w:szCs w:val="20"/>
            <w:lang w:val="en-US"/>
          </w:rPr>
          <w:t>2</w:t>
        </w:r>
        <w:r w:rsidRPr="00B20D2F">
          <w:rPr>
            <w:b/>
            <w:bCs/>
            <w:i w:val="0"/>
            <w:iCs w:val="0"/>
            <w:color w:val="000000" w:themeColor="text1"/>
            <w:sz w:val="20"/>
            <w:szCs w:val="20"/>
            <w:lang w:val="en-US"/>
          </w:rPr>
          <w:t xml:space="preserve">. Test-retest reliabilities by task measure and analysis approach. </w:t>
        </w:r>
        <w:r w:rsidRPr="00B20D2F">
          <w:rPr>
            <w:i w:val="0"/>
            <w:iCs w:val="0"/>
            <w:color w:val="000000" w:themeColor="text1"/>
            <w:sz w:val="20"/>
            <w:szCs w:val="20"/>
            <w:lang w:val="en-US"/>
          </w:rPr>
          <w:t xml:space="preserve">This table shows test-retest reliabilities (ICCs) for the different task measures and analysis approaches.  Note that for the prediction method, only ICC1s could be calculated. </w:t>
        </w:r>
      </w:ins>
    </w:p>
    <w:p w14:paraId="0A29D54D" w14:textId="77777777" w:rsidR="00B20D2F" w:rsidRDefault="00B20D2F" w:rsidP="00D57063">
      <w:pPr>
        <w:spacing w:line="480" w:lineRule="auto"/>
        <w:ind w:firstLine="720"/>
        <w:jc w:val="both"/>
        <w:rPr>
          <w:iCs/>
          <w:lang w:val="en-US"/>
        </w:rPr>
      </w:pPr>
    </w:p>
    <w:p w14:paraId="4D9B35DE" w14:textId="77777777" w:rsidR="00E64CA5" w:rsidRDefault="001906B1" w:rsidP="00291F3D">
      <w:pPr>
        <w:keepNext/>
        <w:spacing w:line="480" w:lineRule="auto"/>
        <w:outlineLvl w:val="1"/>
      </w:pPr>
      <w:r>
        <w:rPr>
          <w:b/>
          <w:bCs/>
          <w:noProof/>
          <w:lang w:eastAsia="de-DE"/>
        </w:rPr>
        <w:lastRenderedPageBreak/>
        <w:drawing>
          <wp:inline distT="0" distB="0" distL="0" distR="0" wp14:anchorId="1D7CD534" wp14:editId="6AEFD187">
            <wp:extent cx="5107627" cy="4046219"/>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07627" cy="4046219"/>
                    </a:xfrm>
                    <a:prstGeom prst="rect">
                      <a:avLst/>
                    </a:prstGeom>
                  </pic:spPr>
                </pic:pic>
              </a:graphicData>
            </a:graphic>
          </wp:inline>
        </w:drawing>
      </w:r>
    </w:p>
    <w:p w14:paraId="7F0AEEAC" w14:textId="7186D3F2" w:rsidR="00F12AD0" w:rsidRPr="00291F3D" w:rsidRDefault="00E64CA5" w:rsidP="00291F3D">
      <w:pPr>
        <w:pStyle w:val="Caption"/>
        <w:spacing w:line="480" w:lineRule="auto"/>
        <w:rPr>
          <w:color w:val="000000" w:themeColor="text1"/>
          <w:sz w:val="20"/>
          <w:szCs w:val="20"/>
          <w:lang w:val="en-US"/>
        </w:rPr>
      </w:pPr>
      <w:r w:rsidRPr="00291F3D">
        <w:rPr>
          <w:b/>
          <w:bCs/>
          <w:i w:val="0"/>
          <w:iCs w:val="0"/>
          <w:color w:val="000000" w:themeColor="text1"/>
          <w:sz w:val="20"/>
          <w:szCs w:val="20"/>
          <w:lang w:val="en-US"/>
        </w:rPr>
        <w:t xml:space="preserve">Fig. </w:t>
      </w:r>
      <w:r w:rsidRPr="00291F3D">
        <w:rPr>
          <w:b/>
          <w:bCs/>
          <w:i w:val="0"/>
          <w:iCs w:val="0"/>
          <w:color w:val="000000" w:themeColor="text1"/>
          <w:sz w:val="20"/>
          <w:szCs w:val="20"/>
        </w:rPr>
        <w:fldChar w:fldCharType="begin"/>
      </w:r>
      <w:r w:rsidRPr="00291F3D">
        <w:rPr>
          <w:b/>
          <w:bCs/>
          <w:i w:val="0"/>
          <w:iCs w:val="0"/>
          <w:color w:val="000000" w:themeColor="text1"/>
          <w:sz w:val="20"/>
          <w:szCs w:val="20"/>
          <w:lang w:val="en-US"/>
        </w:rPr>
        <w:instrText xml:space="preserve"> SEQ Fig. \* ARABIC </w:instrText>
      </w:r>
      <w:r w:rsidRPr="00291F3D">
        <w:rPr>
          <w:b/>
          <w:bCs/>
          <w:i w:val="0"/>
          <w:iCs w:val="0"/>
          <w:color w:val="000000" w:themeColor="text1"/>
          <w:sz w:val="20"/>
          <w:szCs w:val="20"/>
        </w:rPr>
        <w:fldChar w:fldCharType="separate"/>
      </w:r>
      <w:r w:rsidR="0099153A" w:rsidRPr="00291F3D">
        <w:rPr>
          <w:b/>
          <w:bCs/>
          <w:i w:val="0"/>
          <w:iCs w:val="0"/>
          <w:noProof/>
          <w:color w:val="000000" w:themeColor="text1"/>
          <w:sz w:val="20"/>
          <w:szCs w:val="20"/>
          <w:lang w:val="en-US"/>
        </w:rPr>
        <w:t>2</w:t>
      </w:r>
      <w:r w:rsidRPr="00291F3D">
        <w:rPr>
          <w:b/>
          <w:bCs/>
          <w:i w:val="0"/>
          <w:iCs w:val="0"/>
          <w:color w:val="000000" w:themeColor="text1"/>
          <w:sz w:val="20"/>
          <w:szCs w:val="20"/>
        </w:rPr>
        <w:fldChar w:fldCharType="end"/>
      </w:r>
      <w:r w:rsidRPr="00291F3D">
        <w:rPr>
          <w:b/>
          <w:bCs/>
          <w:i w:val="0"/>
          <w:iCs w:val="0"/>
          <w:color w:val="000000" w:themeColor="text1"/>
          <w:sz w:val="20"/>
          <w:szCs w:val="20"/>
          <w:lang w:val="en-US"/>
        </w:rPr>
        <w:t xml:space="preserve">. </w:t>
      </w:r>
      <w:r w:rsidRPr="00291F3D">
        <w:rPr>
          <w:i w:val="0"/>
          <w:iCs w:val="0"/>
          <w:color w:val="000000" w:themeColor="text1"/>
          <w:sz w:val="20"/>
          <w:szCs w:val="20"/>
          <w:lang w:val="en-US"/>
        </w:rPr>
        <w:t>Test-retest reliabilities (ICC</w:t>
      </w:r>
      <w:r w:rsidR="00D5305F">
        <w:rPr>
          <w:i w:val="0"/>
          <w:iCs w:val="0"/>
          <w:color w:val="000000" w:themeColor="text1"/>
          <w:sz w:val="20"/>
          <w:szCs w:val="20"/>
          <w:lang w:val="en-US"/>
        </w:rPr>
        <w:t>1</w:t>
      </w:r>
      <w:r w:rsidRPr="00291F3D">
        <w:rPr>
          <w:i w:val="0"/>
          <w:iCs w:val="0"/>
          <w:color w:val="000000" w:themeColor="text1"/>
          <w:sz w:val="20"/>
          <w:szCs w:val="20"/>
          <w:lang w:val="en-US"/>
        </w:rPr>
        <w:t>s) for the four tasks split by score calculation approach (blue: aggregation; red: prediction).</w:t>
      </w:r>
    </w:p>
    <w:p w14:paraId="30510857" w14:textId="15B882AA" w:rsidR="00AE7291" w:rsidRDefault="00AE7291" w:rsidP="0077175D">
      <w:pPr>
        <w:spacing w:line="480" w:lineRule="auto"/>
        <w:jc w:val="both"/>
        <w:rPr>
          <w:ins w:id="439" w:author="Deserno, Lorenz" w:date="2022-01-18T10:21:00Z"/>
          <w:iCs/>
          <w:lang w:val="en-US"/>
        </w:rPr>
      </w:pPr>
    </w:p>
    <w:p w14:paraId="628978D7" w14:textId="77777777" w:rsidR="00D57063" w:rsidRPr="00F87E00" w:rsidRDefault="00D57063" w:rsidP="0077175D">
      <w:pPr>
        <w:spacing w:line="480" w:lineRule="auto"/>
        <w:jc w:val="both"/>
        <w:rPr>
          <w:ins w:id="440" w:author="Hilmar Zech" w:date="2022-01-08T18:18:00Z"/>
          <w:iCs/>
          <w:lang w:val="en-US"/>
        </w:rPr>
      </w:pPr>
    </w:p>
    <w:p w14:paraId="19A77B25" w14:textId="71001CF3" w:rsidR="003A78FB" w:rsidRDefault="00BA77A0" w:rsidP="0097701E">
      <w:pPr>
        <w:keepNext/>
        <w:spacing w:line="480" w:lineRule="auto"/>
        <w:outlineLvl w:val="1"/>
        <w:rPr>
          <w:ins w:id="441" w:author="Hilmar Zech" w:date="2022-01-10T09:20:00Z"/>
          <w:b/>
          <w:bCs/>
          <w:lang w:val="en-US"/>
        </w:rPr>
      </w:pPr>
      <w:commentRangeStart w:id="442"/>
      <w:ins w:id="443" w:author="Hilmar Zech" w:date="2022-01-09T20:45:00Z">
        <w:r>
          <w:rPr>
            <w:b/>
            <w:bCs/>
            <w:lang w:val="en-US"/>
          </w:rPr>
          <w:lastRenderedPageBreak/>
          <w:t xml:space="preserve">Effect </w:t>
        </w:r>
      </w:ins>
      <w:commentRangeEnd w:id="442"/>
      <w:r w:rsidR="007312DC">
        <w:rPr>
          <w:rStyle w:val="CommentReference"/>
          <w:lang w:val="de-DE"/>
        </w:rPr>
        <w:commentReference w:id="442"/>
      </w:r>
      <w:ins w:id="444" w:author="Hilmar Zech" w:date="2022-01-09T20:45:00Z">
        <w:r>
          <w:rPr>
            <w:b/>
            <w:bCs/>
            <w:lang w:val="en-US"/>
          </w:rPr>
          <w:t>of retest period on test-retest reliability</w:t>
        </w:r>
      </w:ins>
    </w:p>
    <w:p w14:paraId="74E05679" w14:textId="1BF82B36" w:rsidR="00AE7291" w:rsidRDefault="00557880" w:rsidP="00BA77A0">
      <w:pPr>
        <w:spacing w:line="480" w:lineRule="auto"/>
        <w:outlineLvl w:val="1"/>
        <w:rPr>
          <w:ins w:id="445" w:author="Deserno, Lorenz" w:date="2022-01-18T10:21:00Z"/>
          <w:b/>
          <w:bCs/>
          <w:lang w:val="en-US"/>
        </w:rPr>
      </w:pPr>
      <w:ins w:id="446" w:author="Hilmar Zech" w:date="2022-01-26T19:39:00Z">
        <w:r>
          <w:rPr>
            <w:b/>
            <w:bCs/>
            <w:noProof/>
            <w:lang w:val="en-US"/>
          </w:rPr>
          <w:drawing>
            <wp:inline distT="0" distB="0" distL="0" distR="0" wp14:anchorId="1A9E7D34" wp14:editId="36A4970A">
              <wp:extent cx="6293224" cy="439688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3354" cy="4403961"/>
                      </a:xfrm>
                      <a:prstGeom prst="rect">
                        <a:avLst/>
                      </a:prstGeom>
                    </pic:spPr>
                  </pic:pic>
                </a:graphicData>
              </a:graphic>
            </wp:inline>
          </w:drawing>
        </w:r>
      </w:ins>
    </w:p>
    <w:p w14:paraId="2E88B151" w14:textId="490D9C82" w:rsidR="004224B3" w:rsidRPr="00FC4ECB" w:rsidRDefault="004224B3" w:rsidP="004224B3">
      <w:pPr>
        <w:pStyle w:val="Caption"/>
        <w:spacing w:line="480" w:lineRule="auto"/>
        <w:rPr>
          <w:ins w:id="447" w:author="Hilmar Zech" w:date="2022-01-26T19:39:00Z"/>
          <w:color w:val="000000" w:themeColor="text1"/>
          <w:sz w:val="20"/>
          <w:szCs w:val="20"/>
          <w:lang w:val="en-US"/>
        </w:rPr>
      </w:pPr>
      <w:ins w:id="448" w:author="Hilmar Zech" w:date="2022-01-26T19:39:00Z">
        <w:r w:rsidRPr="00D5305F">
          <w:rPr>
            <w:b/>
            <w:bCs/>
            <w:i w:val="0"/>
            <w:iCs w:val="0"/>
            <w:color w:val="000000" w:themeColor="text1"/>
            <w:sz w:val="20"/>
            <w:szCs w:val="20"/>
            <w:lang w:val="en-US"/>
          </w:rPr>
          <w:t xml:space="preserve">Fig. </w:t>
        </w:r>
        <w:r w:rsidRPr="00D5305F">
          <w:rPr>
            <w:b/>
            <w:bCs/>
            <w:i w:val="0"/>
            <w:iCs w:val="0"/>
            <w:color w:val="000000" w:themeColor="text1"/>
            <w:sz w:val="20"/>
            <w:szCs w:val="20"/>
          </w:rPr>
          <w:fldChar w:fldCharType="begin"/>
        </w:r>
        <w:r w:rsidRPr="00D5305F">
          <w:rPr>
            <w:b/>
            <w:bCs/>
            <w:i w:val="0"/>
            <w:iCs w:val="0"/>
            <w:color w:val="000000" w:themeColor="text1"/>
            <w:sz w:val="20"/>
            <w:szCs w:val="20"/>
            <w:lang w:val="en-US"/>
          </w:rPr>
          <w:instrText xml:space="preserve"> SEQ Fig. \* ARABIC </w:instrText>
        </w:r>
        <w:r w:rsidRPr="00D5305F">
          <w:rPr>
            <w:b/>
            <w:bCs/>
            <w:i w:val="0"/>
            <w:iCs w:val="0"/>
            <w:color w:val="000000" w:themeColor="text1"/>
            <w:sz w:val="20"/>
            <w:szCs w:val="20"/>
          </w:rPr>
          <w:fldChar w:fldCharType="separate"/>
        </w:r>
        <w:r w:rsidRPr="00D5305F">
          <w:rPr>
            <w:b/>
            <w:bCs/>
            <w:i w:val="0"/>
            <w:iCs w:val="0"/>
            <w:noProof/>
            <w:color w:val="000000" w:themeColor="text1"/>
            <w:sz w:val="20"/>
            <w:szCs w:val="20"/>
            <w:lang w:val="en-US"/>
          </w:rPr>
          <w:t>3</w:t>
        </w:r>
        <w:r w:rsidRPr="00D5305F">
          <w:rPr>
            <w:b/>
            <w:bCs/>
            <w:i w:val="0"/>
            <w:iCs w:val="0"/>
            <w:color w:val="000000" w:themeColor="text1"/>
            <w:sz w:val="20"/>
            <w:szCs w:val="20"/>
          </w:rPr>
          <w:fldChar w:fldCharType="end"/>
        </w:r>
        <w:r w:rsidRPr="00D5305F">
          <w:rPr>
            <w:b/>
            <w:bCs/>
            <w:i w:val="0"/>
            <w:iCs w:val="0"/>
            <w:color w:val="000000" w:themeColor="text1"/>
            <w:sz w:val="20"/>
            <w:szCs w:val="20"/>
            <w:lang w:val="en-US"/>
          </w:rPr>
          <w:t xml:space="preserve">. </w:t>
        </w:r>
      </w:ins>
      <w:ins w:id="449" w:author="Hilmar Zech" w:date="2022-01-26T19:40:00Z">
        <w:r w:rsidRPr="00D5305F">
          <w:rPr>
            <w:i w:val="0"/>
            <w:iCs w:val="0"/>
            <w:color w:val="000000" w:themeColor="text1"/>
            <w:sz w:val="20"/>
            <w:szCs w:val="20"/>
            <w:lang w:val="en-US"/>
          </w:rPr>
          <w:t xml:space="preserve">Changes of </w:t>
        </w:r>
        <w:r w:rsidR="003C34E5" w:rsidRPr="00D5305F">
          <w:rPr>
            <w:i w:val="0"/>
            <w:iCs w:val="0"/>
            <w:color w:val="000000" w:themeColor="text1"/>
            <w:sz w:val="20"/>
            <w:szCs w:val="20"/>
            <w:lang w:val="en-US"/>
          </w:rPr>
          <w:t>variance components over time</w:t>
        </w:r>
      </w:ins>
      <w:ins w:id="450" w:author="Hilmar Zech" w:date="2022-01-26T19:39:00Z">
        <w:r w:rsidRPr="00D5305F">
          <w:rPr>
            <w:i w:val="0"/>
            <w:iCs w:val="0"/>
            <w:color w:val="000000" w:themeColor="text1"/>
            <w:sz w:val="20"/>
            <w:szCs w:val="20"/>
            <w:lang w:val="en-US"/>
          </w:rPr>
          <w:t xml:space="preserve">.  </w:t>
        </w:r>
      </w:ins>
      <w:ins w:id="451" w:author="Hilmar Zech" w:date="2022-01-26T19:40:00Z">
        <w:r w:rsidR="003C34E5" w:rsidRPr="00D5305F">
          <w:rPr>
            <w:i w:val="0"/>
            <w:iCs w:val="0"/>
            <w:color w:val="000000" w:themeColor="text1"/>
            <w:sz w:val="20"/>
            <w:szCs w:val="20"/>
            <w:lang w:val="en-US"/>
          </w:rPr>
          <w:t>This figure shows changes of variance components over time</w:t>
        </w:r>
      </w:ins>
      <w:ins w:id="452" w:author="Hilmar Zech" w:date="2022-01-26T19:42:00Z">
        <w:r w:rsidR="00E516A5" w:rsidRPr="00D5305F">
          <w:rPr>
            <w:i w:val="0"/>
            <w:iCs w:val="0"/>
            <w:color w:val="000000" w:themeColor="text1"/>
            <w:sz w:val="20"/>
            <w:szCs w:val="20"/>
            <w:lang w:val="en-US"/>
          </w:rPr>
          <w:t xml:space="preserve"> for the risk taking task (panel A), the working memory task (panel B), the information sampling task (panel D), and the response inhibition task (panel D).  </w:t>
        </w:r>
      </w:ins>
      <w:ins w:id="453" w:author="Hilmar Zech" w:date="2022-01-26T19:43:00Z">
        <w:r w:rsidR="000A1841" w:rsidRPr="00D5305F">
          <w:rPr>
            <w:i w:val="0"/>
            <w:iCs w:val="0"/>
            <w:color w:val="000000" w:themeColor="text1"/>
            <w:sz w:val="20"/>
            <w:szCs w:val="20"/>
            <w:lang w:val="en-US"/>
          </w:rPr>
          <w:t xml:space="preserve">Blue areas </w:t>
        </w:r>
        <w:r w:rsidR="00301940" w:rsidRPr="00D5305F">
          <w:rPr>
            <w:i w:val="0"/>
            <w:iCs w:val="0"/>
            <w:color w:val="000000" w:themeColor="text1"/>
            <w:sz w:val="20"/>
            <w:szCs w:val="20"/>
            <w:lang w:val="en-US"/>
          </w:rPr>
          <w:t xml:space="preserve">reflect </w:t>
        </w:r>
      </w:ins>
      <w:ins w:id="454" w:author="Hilmar Zech" w:date="2022-01-26T19:44:00Z">
        <w:r w:rsidR="00301940" w:rsidRPr="00D5305F">
          <w:rPr>
            <w:i w:val="0"/>
            <w:iCs w:val="0"/>
            <w:color w:val="000000" w:themeColor="text1"/>
            <w:sz w:val="20"/>
            <w:szCs w:val="20"/>
            <w:lang w:val="en-US"/>
          </w:rPr>
          <w:t>between-participant variance, orange areas within-participant, session variance, and green areas residual variance</w:t>
        </w:r>
      </w:ins>
      <w:r w:rsidR="00FC4ECB">
        <w:rPr>
          <w:i w:val="0"/>
          <w:iCs w:val="0"/>
          <w:color w:val="000000" w:themeColor="text1"/>
          <w:sz w:val="20"/>
          <w:szCs w:val="20"/>
          <w:lang w:val="en-US"/>
        </w:rPr>
        <w:t>.</w:t>
      </w:r>
    </w:p>
    <w:p w14:paraId="470BE2D4" w14:textId="77777777" w:rsidR="00D57063" w:rsidRDefault="00D57063" w:rsidP="00BA77A0">
      <w:pPr>
        <w:spacing w:line="480" w:lineRule="auto"/>
        <w:outlineLvl w:val="1"/>
        <w:rPr>
          <w:ins w:id="455" w:author="Deserno, Lorenz" w:date="2022-01-18T10:28:00Z"/>
          <w:b/>
          <w:bCs/>
          <w:lang w:val="en-US"/>
        </w:rPr>
      </w:pPr>
    </w:p>
    <w:p w14:paraId="52BDA7C5" w14:textId="77777777" w:rsidR="00D57063" w:rsidRDefault="00D57063" w:rsidP="00BA77A0">
      <w:pPr>
        <w:spacing w:line="480" w:lineRule="auto"/>
        <w:outlineLvl w:val="1"/>
        <w:rPr>
          <w:ins w:id="456" w:author="Deserno, Lorenz" w:date="2022-01-18T10:28:00Z"/>
          <w:b/>
          <w:bCs/>
          <w:lang w:val="en-US"/>
        </w:rPr>
      </w:pPr>
    </w:p>
    <w:p w14:paraId="62C5D8DA" w14:textId="77777777" w:rsidR="00D57063" w:rsidRDefault="00D57063" w:rsidP="00BA77A0">
      <w:pPr>
        <w:spacing w:line="480" w:lineRule="auto"/>
        <w:outlineLvl w:val="1"/>
        <w:rPr>
          <w:ins w:id="457" w:author="Deserno, Lorenz" w:date="2022-01-18T10:28:00Z"/>
          <w:b/>
          <w:bCs/>
          <w:lang w:val="en-US"/>
        </w:rPr>
      </w:pPr>
    </w:p>
    <w:p w14:paraId="523A4409" w14:textId="77777777" w:rsidR="00D57063" w:rsidRDefault="00D57063" w:rsidP="00BA77A0">
      <w:pPr>
        <w:spacing w:line="480" w:lineRule="auto"/>
        <w:outlineLvl w:val="1"/>
        <w:rPr>
          <w:ins w:id="458" w:author="Deserno, Lorenz" w:date="2022-01-18T10:28:00Z"/>
          <w:b/>
          <w:bCs/>
          <w:lang w:val="en-US"/>
        </w:rPr>
      </w:pPr>
    </w:p>
    <w:p w14:paraId="7C171265" w14:textId="77777777" w:rsidR="00D57063" w:rsidRDefault="00D57063" w:rsidP="00BA77A0">
      <w:pPr>
        <w:spacing w:line="480" w:lineRule="auto"/>
        <w:outlineLvl w:val="1"/>
        <w:rPr>
          <w:ins w:id="459" w:author="Deserno, Lorenz" w:date="2022-01-18T10:28:00Z"/>
          <w:b/>
          <w:bCs/>
          <w:lang w:val="en-US"/>
        </w:rPr>
      </w:pPr>
    </w:p>
    <w:p w14:paraId="6ADD05A7" w14:textId="77777777" w:rsidR="00D57063" w:rsidRDefault="00D57063" w:rsidP="00BA77A0">
      <w:pPr>
        <w:spacing w:line="480" w:lineRule="auto"/>
        <w:outlineLvl w:val="1"/>
        <w:rPr>
          <w:ins w:id="460" w:author="Deserno, Lorenz" w:date="2022-01-18T10:28:00Z"/>
          <w:b/>
          <w:bCs/>
          <w:lang w:val="en-US"/>
        </w:rPr>
      </w:pPr>
    </w:p>
    <w:p w14:paraId="33D7B79C" w14:textId="518226FB" w:rsidR="0099153A" w:rsidRPr="00D65CA8" w:rsidRDefault="00972D45" w:rsidP="006D75E0">
      <w:pPr>
        <w:spacing w:line="480" w:lineRule="auto"/>
        <w:outlineLvl w:val="1"/>
        <w:rPr>
          <w:ins w:id="461" w:author="Hilmar Zech" w:date="2022-01-09T20:51:00Z"/>
          <w:b/>
          <w:bCs/>
          <w:lang w:val="en-US"/>
        </w:rPr>
      </w:pPr>
      <w:ins w:id="462" w:author="Hilmar Zech" w:date="2022-01-09T20:45:00Z">
        <w:r>
          <w:rPr>
            <w:b/>
            <w:bCs/>
            <w:lang w:val="en-US"/>
          </w:rPr>
          <w:lastRenderedPageBreak/>
          <w:t>Validity</w:t>
        </w:r>
      </w:ins>
      <w:ins w:id="463" w:author="Hilmar Zech" w:date="2022-01-26T18:26:00Z">
        <w:r w:rsidR="006D75E0">
          <w:rPr>
            <w:b/>
            <w:bCs/>
            <w:noProof/>
            <w:lang w:eastAsia="de-DE"/>
          </w:rPr>
          <w:drawing>
            <wp:inline distT="0" distB="0" distL="0" distR="0" wp14:anchorId="39DCB365" wp14:editId="71AEF595">
              <wp:extent cx="6172200" cy="5168336"/>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6559" cy="5171986"/>
                      </a:xfrm>
                      <a:prstGeom prst="rect">
                        <a:avLst/>
                      </a:prstGeom>
                    </pic:spPr>
                  </pic:pic>
                </a:graphicData>
              </a:graphic>
            </wp:inline>
          </w:drawing>
        </w:r>
      </w:ins>
    </w:p>
    <w:p w14:paraId="1845FF1F" w14:textId="7CBE4A64" w:rsidR="0099153A" w:rsidRPr="00FC4ECB" w:rsidRDefault="0099153A" w:rsidP="00E3482D">
      <w:pPr>
        <w:pStyle w:val="Caption"/>
        <w:spacing w:line="480" w:lineRule="auto"/>
        <w:rPr>
          <w:ins w:id="464" w:author="Hilmar Zech" w:date="2022-01-09T20:45:00Z"/>
          <w:color w:val="000000" w:themeColor="text1"/>
          <w:sz w:val="20"/>
          <w:szCs w:val="20"/>
          <w:lang w:val="en-US"/>
        </w:rPr>
      </w:pPr>
      <w:commentRangeStart w:id="465"/>
      <w:ins w:id="466" w:author="Hilmar Zech" w:date="2022-01-09T20:51:00Z">
        <w:r w:rsidRPr="00FC4ECB">
          <w:rPr>
            <w:b/>
            <w:bCs/>
            <w:i w:val="0"/>
            <w:iCs w:val="0"/>
            <w:color w:val="000000" w:themeColor="text1"/>
            <w:sz w:val="20"/>
            <w:szCs w:val="20"/>
            <w:lang w:val="en-US"/>
          </w:rPr>
          <w:t xml:space="preserve">Fig. </w:t>
        </w:r>
      </w:ins>
      <w:ins w:id="467" w:author="Hilmar Zech" w:date="2022-01-26T19:40:00Z">
        <w:r w:rsidR="004224B3" w:rsidRPr="00FC4ECB">
          <w:rPr>
            <w:b/>
            <w:bCs/>
            <w:i w:val="0"/>
            <w:iCs w:val="0"/>
            <w:color w:val="000000" w:themeColor="text1"/>
            <w:sz w:val="20"/>
            <w:szCs w:val="20"/>
            <w:lang w:val="en-US"/>
          </w:rPr>
          <w:t>4</w:t>
        </w:r>
      </w:ins>
      <w:ins w:id="468" w:author="Hilmar Zech" w:date="2022-01-09T20:51:00Z">
        <w:r w:rsidRPr="00FC4ECB">
          <w:rPr>
            <w:b/>
            <w:bCs/>
            <w:i w:val="0"/>
            <w:iCs w:val="0"/>
            <w:color w:val="000000" w:themeColor="text1"/>
            <w:sz w:val="20"/>
            <w:szCs w:val="20"/>
            <w:lang w:val="en-US"/>
          </w:rPr>
          <w:t xml:space="preserve">. </w:t>
        </w:r>
      </w:ins>
      <w:ins w:id="469" w:author="Hilmar Zech" w:date="2022-01-10T09:20:00Z">
        <w:r w:rsidR="0027183D" w:rsidRPr="00FC4ECB">
          <w:rPr>
            <w:i w:val="0"/>
            <w:iCs w:val="0"/>
            <w:color w:val="000000" w:themeColor="text1"/>
            <w:sz w:val="20"/>
            <w:szCs w:val="20"/>
            <w:lang w:val="en-US"/>
          </w:rPr>
          <w:t>Spearman c</w:t>
        </w:r>
      </w:ins>
      <w:ins w:id="470" w:author="Hilmar Zech" w:date="2022-01-10T09:19:00Z">
        <w:r w:rsidR="0027183D" w:rsidRPr="00FC4ECB">
          <w:rPr>
            <w:i w:val="0"/>
            <w:iCs w:val="0"/>
            <w:color w:val="000000" w:themeColor="text1"/>
            <w:sz w:val="20"/>
            <w:szCs w:val="20"/>
            <w:lang w:val="en-US"/>
          </w:rPr>
          <w:t xml:space="preserve">orrelations between </w:t>
        </w:r>
      </w:ins>
      <w:ins w:id="471" w:author="Hilmar Zech" w:date="2022-01-10T09:20:00Z">
        <w:r w:rsidR="0079381E" w:rsidRPr="00FC4ECB">
          <w:rPr>
            <w:i w:val="0"/>
            <w:iCs w:val="0"/>
            <w:color w:val="000000" w:themeColor="text1"/>
            <w:sz w:val="20"/>
            <w:szCs w:val="20"/>
            <w:lang w:val="en-US"/>
          </w:rPr>
          <w:t>different task outcomes and measures of alcohol consumption.</w:t>
        </w:r>
      </w:ins>
      <w:commentRangeEnd w:id="465"/>
      <w:r w:rsidR="00EE6038" w:rsidRPr="00FC4ECB">
        <w:rPr>
          <w:rStyle w:val="CommentReference"/>
          <w:i w:val="0"/>
          <w:iCs w:val="0"/>
          <w:color w:val="auto"/>
          <w:sz w:val="20"/>
          <w:szCs w:val="20"/>
        </w:rPr>
        <w:commentReference w:id="465"/>
      </w:r>
      <w:ins w:id="472" w:author="Hilmar Zech" w:date="2022-01-26T18:28:00Z">
        <w:r w:rsidR="00B26408" w:rsidRPr="00FC4ECB">
          <w:rPr>
            <w:i w:val="0"/>
            <w:iCs w:val="0"/>
            <w:color w:val="000000" w:themeColor="text1"/>
            <w:sz w:val="20"/>
            <w:szCs w:val="20"/>
            <w:lang w:val="en-US"/>
          </w:rPr>
          <w:t xml:space="preserve">  This figure shows Spearman correlations between task</w:t>
        </w:r>
      </w:ins>
      <w:ins w:id="473" w:author="Hilmar Zech" w:date="2022-01-26T19:46:00Z">
        <w:r w:rsidR="00E92349" w:rsidRPr="00FC4ECB">
          <w:rPr>
            <w:i w:val="0"/>
            <w:iCs w:val="0"/>
            <w:color w:val="000000" w:themeColor="text1"/>
            <w:sz w:val="20"/>
            <w:szCs w:val="20"/>
            <w:lang w:val="en-US"/>
          </w:rPr>
          <w:t xml:space="preserve"> measures</w:t>
        </w:r>
      </w:ins>
      <w:ins w:id="474" w:author="Hilmar Zech" w:date="2022-01-26T18:28:00Z">
        <w:r w:rsidR="00B26408" w:rsidRPr="00FC4ECB">
          <w:rPr>
            <w:i w:val="0"/>
            <w:iCs w:val="0"/>
            <w:color w:val="000000" w:themeColor="text1"/>
            <w:sz w:val="20"/>
            <w:szCs w:val="20"/>
            <w:lang w:val="en-US"/>
          </w:rPr>
          <w:t xml:space="preserve"> and measu</w:t>
        </w:r>
      </w:ins>
      <w:ins w:id="475" w:author="Hilmar Zech" w:date="2022-01-26T18:29:00Z">
        <w:r w:rsidR="00B26408" w:rsidRPr="00FC4ECB">
          <w:rPr>
            <w:i w:val="0"/>
            <w:iCs w:val="0"/>
            <w:color w:val="000000" w:themeColor="text1"/>
            <w:sz w:val="20"/>
            <w:szCs w:val="20"/>
            <w:lang w:val="en-US"/>
          </w:rPr>
          <w:t xml:space="preserve">res of </w:t>
        </w:r>
      </w:ins>
      <w:ins w:id="476" w:author="Hilmar Zech" w:date="2022-01-26T18:28:00Z">
        <w:r w:rsidR="00B26408" w:rsidRPr="00FC4ECB">
          <w:rPr>
            <w:i w:val="0"/>
            <w:iCs w:val="0"/>
            <w:color w:val="000000" w:themeColor="text1"/>
            <w:sz w:val="20"/>
            <w:szCs w:val="20"/>
            <w:lang w:val="en-US"/>
          </w:rPr>
          <w:t>drinking</w:t>
        </w:r>
      </w:ins>
      <w:ins w:id="477" w:author="Hilmar Zech" w:date="2022-01-26T18:29:00Z">
        <w:r w:rsidR="00B26408" w:rsidRPr="00FC4ECB">
          <w:rPr>
            <w:i w:val="0"/>
            <w:iCs w:val="0"/>
            <w:color w:val="000000" w:themeColor="text1"/>
            <w:sz w:val="20"/>
            <w:szCs w:val="20"/>
            <w:lang w:val="en-US"/>
          </w:rPr>
          <w:t xml:space="preserve"> (*</w:t>
        </w:r>
        <w:r w:rsidR="00F95170" w:rsidRPr="00FC4ECB">
          <w:rPr>
            <w:i w:val="0"/>
            <w:iCs w:val="0"/>
            <w:color w:val="000000" w:themeColor="text1"/>
            <w:sz w:val="20"/>
            <w:szCs w:val="20"/>
            <w:lang w:val="en-US"/>
          </w:rPr>
          <w:t xml:space="preserve"> =</w:t>
        </w:r>
        <w:r w:rsidR="00B26408" w:rsidRPr="00FC4ECB">
          <w:rPr>
            <w:i w:val="0"/>
            <w:iCs w:val="0"/>
            <w:color w:val="000000" w:themeColor="text1"/>
            <w:sz w:val="20"/>
            <w:szCs w:val="20"/>
            <w:lang w:val="en-US"/>
          </w:rPr>
          <w:t xml:space="preserve"> p &lt; </w:t>
        </w:r>
        <w:r w:rsidR="00F95170" w:rsidRPr="00FC4ECB">
          <w:rPr>
            <w:i w:val="0"/>
            <w:iCs w:val="0"/>
            <w:color w:val="000000" w:themeColor="text1"/>
            <w:sz w:val="20"/>
            <w:szCs w:val="20"/>
            <w:lang w:val="en-US"/>
          </w:rPr>
          <w:t xml:space="preserve">.05; ** = p &lt; </w:t>
        </w:r>
      </w:ins>
      <w:ins w:id="478" w:author="Hilmar Zech" w:date="2022-01-26T18:30:00Z">
        <w:r w:rsidR="00F95170" w:rsidRPr="00FC4ECB">
          <w:rPr>
            <w:i w:val="0"/>
            <w:iCs w:val="0"/>
            <w:color w:val="000000" w:themeColor="text1"/>
            <w:sz w:val="20"/>
            <w:szCs w:val="20"/>
            <w:lang w:val="en-US"/>
          </w:rPr>
          <w:t>.</w:t>
        </w:r>
      </w:ins>
      <w:ins w:id="479" w:author="Hilmar Zech" w:date="2022-01-26T18:29:00Z">
        <w:r w:rsidR="00F95170" w:rsidRPr="00FC4ECB">
          <w:rPr>
            <w:i w:val="0"/>
            <w:iCs w:val="0"/>
            <w:color w:val="000000" w:themeColor="text1"/>
            <w:sz w:val="20"/>
            <w:szCs w:val="20"/>
            <w:lang w:val="en-US"/>
          </w:rPr>
          <w:t xml:space="preserve">01; *** = </w:t>
        </w:r>
      </w:ins>
      <w:ins w:id="480" w:author="Hilmar Zech" w:date="2022-01-26T18:30:00Z">
        <w:r w:rsidR="00F95170" w:rsidRPr="00FC4ECB">
          <w:rPr>
            <w:i w:val="0"/>
            <w:iCs w:val="0"/>
            <w:color w:val="000000" w:themeColor="text1"/>
            <w:sz w:val="20"/>
            <w:szCs w:val="20"/>
            <w:lang w:val="en-US"/>
          </w:rPr>
          <w:t>p &lt; .001</w:t>
        </w:r>
      </w:ins>
      <w:ins w:id="481" w:author="Hilmar Zech" w:date="2022-01-26T18:29:00Z">
        <w:r w:rsidR="00B26408" w:rsidRPr="00FC4ECB">
          <w:rPr>
            <w:i w:val="0"/>
            <w:iCs w:val="0"/>
            <w:color w:val="000000" w:themeColor="text1"/>
            <w:sz w:val="20"/>
            <w:szCs w:val="20"/>
            <w:lang w:val="en-US"/>
          </w:rPr>
          <w:t>)</w:t>
        </w:r>
      </w:ins>
      <w:ins w:id="482" w:author="Hilmar Zech" w:date="2022-01-26T18:30:00Z">
        <w:r w:rsidR="00F95170" w:rsidRPr="00FC4ECB">
          <w:rPr>
            <w:i w:val="0"/>
            <w:iCs w:val="0"/>
            <w:color w:val="000000" w:themeColor="text1"/>
            <w:sz w:val="20"/>
            <w:szCs w:val="20"/>
            <w:lang w:val="en-US"/>
          </w:rPr>
          <w:t>.</w:t>
        </w:r>
      </w:ins>
    </w:p>
    <w:p w14:paraId="7EEFB5E1" w14:textId="77777777" w:rsidR="00675C08" w:rsidRPr="00E3482D" w:rsidRDefault="00675C08" w:rsidP="00A62AD7">
      <w:pPr>
        <w:spacing w:line="480" w:lineRule="auto"/>
        <w:outlineLvl w:val="2"/>
        <w:rPr>
          <w:ins w:id="483" w:author="Hilmar Zech" w:date="2022-01-08T18:18:00Z"/>
          <w:b/>
          <w:bCs/>
          <w:lang w:val="en-US"/>
        </w:rPr>
      </w:pPr>
    </w:p>
    <w:p w14:paraId="091D3BA6" w14:textId="77777777" w:rsidR="00A62AD7" w:rsidRDefault="00A62AD7" w:rsidP="00B66B97">
      <w:pPr>
        <w:spacing w:line="480" w:lineRule="auto"/>
        <w:outlineLvl w:val="2"/>
        <w:rPr>
          <w:ins w:id="484" w:author="Hilmar Zech" w:date="2022-01-08T18:10:00Z"/>
          <w:b/>
          <w:bCs/>
          <w:i/>
          <w:iCs/>
          <w:lang w:val="en-US"/>
        </w:rPr>
      </w:pPr>
    </w:p>
    <w:p w14:paraId="4825B16C" w14:textId="05C61F14" w:rsidR="00A07A76" w:rsidRPr="001A6421" w:rsidDel="00972D45" w:rsidRDefault="00A07A76" w:rsidP="00B56E45">
      <w:pPr>
        <w:spacing w:line="480" w:lineRule="auto"/>
        <w:jc w:val="center"/>
        <w:outlineLvl w:val="0"/>
        <w:rPr>
          <w:del w:id="485" w:author="Hilmar Zech" w:date="2022-01-09T20:46:00Z"/>
          <w:b/>
          <w:bCs/>
          <w:lang w:val="en-US"/>
        </w:rPr>
      </w:pPr>
    </w:p>
    <w:p w14:paraId="6CACE90A" w14:textId="5FF3D6B3" w:rsidR="00D57063" w:rsidRDefault="00D57063">
      <w:pPr>
        <w:rPr>
          <w:lang w:val="en-US"/>
        </w:rPr>
      </w:pPr>
    </w:p>
    <w:p w14:paraId="28807E59" w14:textId="77777777" w:rsidR="00D57063" w:rsidRDefault="00D57063">
      <w:pPr>
        <w:rPr>
          <w:lang w:val="en-US"/>
        </w:rPr>
      </w:pPr>
      <w:r>
        <w:rPr>
          <w:lang w:val="en-US"/>
        </w:rPr>
        <w:br w:type="page"/>
      </w:r>
    </w:p>
    <w:p w14:paraId="5FE88C76" w14:textId="056F8A98" w:rsidR="009B4577" w:rsidRPr="00C86670" w:rsidDel="00972D45" w:rsidRDefault="009B4577" w:rsidP="00876B8D">
      <w:pPr>
        <w:spacing w:line="480" w:lineRule="auto"/>
        <w:ind w:firstLine="720"/>
        <w:jc w:val="both"/>
        <w:outlineLvl w:val="2"/>
        <w:rPr>
          <w:del w:id="486" w:author="Hilmar Zech" w:date="2022-01-09T20:46:00Z"/>
          <w:lang w:val="en-US"/>
        </w:rPr>
      </w:pPr>
      <w:del w:id="487" w:author="Hilmar Zech" w:date="2022-01-09T20:46:00Z">
        <w:r w:rsidRPr="008D33B6" w:rsidDel="00972D45">
          <w:rPr>
            <w:b/>
            <w:bCs/>
            <w:i/>
            <w:iCs/>
            <w:lang w:val="en-US"/>
          </w:rPr>
          <w:lastRenderedPageBreak/>
          <w:br w:type="page"/>
        </w:r>
      </w:del>
    </w:p>
    <w:p w14:paraId="5068C130" w14:textId="17096EB3" w:rsidR="00F01279" w:rsidRDefault="00F01279" w:rsidP="00166332">
      <w:pPr>
        <w:spacing w:line="480" w:lineRule="auto"/>
        <w:jc w:val="center"/>
        <w:outlineLvl w:val="0"/>
        <w:rPr>
          <w:b/>
          <w:bCs/>
          <w:lang w:val="en-US"/>
        </w:rPr>
      </w:pPr>
      <w:r>
        <w:rPr>
          <w:b/>
          <w:bCs/>
          <w:lang w:val="en-US"/>
        </w:rPr>
        <w:t>References</w:t>
      </w:r>
    </w:p>
    <w:p w14:paraId="0DA86ACE" w14:textId="21435B1E" w:rsidR="00F01279" w:rsidRPr="00593060" w:rsidRDefault="00F01279" w:rsidP="00A873B2">
      <w:pPr>
        <w:spacing w:line="480" w:lineRule="auto"/>
        <w:ind w:left="720" w:hanging="720"/>
        <w:rPr>
          <w:lang w:val="en-US"/>
        </w:rPr>
      </w:pPr>
      <w:r w:rsidRPr="00DC3F57">
        <w:rPr>
          <w:lang w:val="en-US"/>
        </w:rPr>
        <w:t xml:space="preserve">Akaike, H. (1998). Information theory and an extension of the maximum likelihood principle. In E. </w:t>
      </w:r>
      <w:proofErr w:type="spellStart"/>
      <w:r w:rsidRPr="00DC3F57">
        <w:rPr>
          <w:lang w:val="en-US"/>
        </w:rPr>
        <w:t>Parzen</w:t>
      </w:r>
      <w:proofErr w:type="spellEnd"/>
      <w:r w:rsidRPr="00DC3F57">
        <w:rPr>
          <w:lang w:val="en-US"/>
        </w:rPr>
        <w:t xml:space="preserve">, K. Tanabe, &amp; G. Kitagawa (Eds.), Selected Papers of </w:t>
      </w:r>
      <w:proofErr w:type="spellStart"/>
      <w:r w:rsidRPr="00DC3F57">
        <w:rPr>
          <w:lang w:val="en-US"/>
        </w:rPr>
        <w:t>Hirotugu</w:t>
      </w:r>
      <w:proofErr w:type="spellEnd"/>
      <w:r w:rsidRPr="00DC3F57">
        <w:rPr>
          <w:lang w:val="en-US"/>
        </w:rPr>
        <w:t xml:space="preserve"> Akaike (pp. 199–213). </w:t>
      </w:r>
      <w:r w:rsidRPr="00593060">
        <w:rPr>
          <w:lang w:val="en-US"/>
        </w:rPr>
        <w:t>New York: Springer New York.</w:t>
      </w:r>
    </w:p>
    <w:p w14:paraId="300B4F50" w14:textId="36850B1A" w:rsidR="004C559D" w:rsidRPr="00593060" w:rsidRDefault="004C559D" w:rsidP="00E9509A">
      <w:pPr>
        <w:spacing w:line="480" w:lineRule="auto"/>
        <w:ind w:left="720" w:hanging="720"/>
        <w:rPr>
          <w:lang w:val="en-US"/>
        </w:rPr>
      </w:pPr>
      <w:r w:rsidRPr="00593060">
        <w:rPr>
          <w:lang w:val="en-US"/>
        </w:rPr>
        <w:t xml:space="preserve">Barr, D. J., Levy, R., Scheepers, C., &amp; </w:t>
      </w:r>
      <w:proofErr w:type="spellStart"/>
      <w:r w:rsidRPr="00593060">
        <w:rPr>
          <w:lang w:val="en-US"/>
        </w:rPr>
        <w:t>Tily</w:t>
      </w:r>
      <w:proofErr w:type="spellEnd"/>
      <w:r w:rsidRPr="00593060">
        <w:rPr>
          <w:lang w:val="en-US"/>
        </w:rPr>
        <w:t>, H. J. (2013). Random effects structure for confirmatory hypothesis testing: Keep it maximal. </w:t>
      </w:r>
      <w:r w:rsidRPr="00593060">
        <w:rPr>
          <w:i/>
          <w:iCs/>
          <w:lang w:val="en-US"/>
        </w:rPr>
        <w:t xml:space="preserve">Journal of </w:t>
      </w:r>
      <w:r w:rsidRPr="009A327B">
        <w:rPr>
          <w:i/>
          <w:iCs/>
          <w:lang w:val="en-US"/>
        </w:rPr>
        <w:t>M</w:t>
      </w:r>
      <w:r w:rsidRPr="00593060">
        <w:rPr>
          <w:i/>
          <w:iCs/>
          <w:lang w:val="en-US"/>
        </w:rPr>
        <w:t xml:space="preserve">emory and </w:t>
      </w:r>
      <w:r w:rsidRPr="009A327B">
        <w:rPr>
          <w:i/>
          <w:iCs/>
          <w:lang w:val="en-US"/>
        </w:rPr>
        <w:t>L</w:t>
      </w:r>
      <w:r w:rsidRPr="00593060">
        <w:rPr>
          <w:i/>
          <w:iCs/>
          <w:lang w:val="en-US"/>
        </w:rPr>
        <w:t>anguage</w:t>
      </w:r>
      <w:r w:rsidRPr="00593060">
        <w:rPr>
          <w:lang w:val="en-US"/>
        </w:rPr>
        <w:t>, </w:t>
      </w:r>
      <w:r w:rsidRPr="00593060">
        <w:rPr>
          <w:i/>
          <w:iCs/>
          <w:lang w:val="en-US"/>
        </w:rPr>
        <w:t>68</w:t>
      </w:r>
      <w:r w:rsidRPr="00593060">
        <w:rPr>
          <w:lang w:val="en-US"/>
        </w:rPr>
        <w:t>, 255</w:t>
      </w:r>
      <w:r w:rsidRPr="009A327B">
        <w:rPr>
          <w:lang w:val="en-US"/>
        </w:rPr>
        <w:t>–</w:t>
      </w:r>
      <w:r w:rsidRPr="00593060">
        <w:rPr>
          <w:lang w:val="en-US"/>
        </w:rPr>
        <w:t>278.</w:t>
      </w:r>
    </w:p>
    <w:p w14:paraId="2907AE2E" w14:textId="52107A41" w:rsidR="00F1399B" w:rsidRPr="00593060" w:rsidRDefault="00F1399B" w:rsidP="001C217A">
      <w:pPr>
        <w:spacing w:line="480" w:lineRule="auto"/>
        <w:ind w:left="720" w:hanging="720"/>
        <w:rPr>
          <w:lang w:val="en-US"/>
        </w:rPr>
      </w:pPr>
      <w:r w:rsidRPr="00593060">
        <w:rPr>
          <w:lang w:val="en-US"/>
        </w:rPr>
        <w:t>Bates, D. (2005). Fitting linear mixed models in R. </w:t>
      </w:r>
      <w:r w:rsidRPr="00593060">
        <w:rPr>
          <w:i/>
          <w:iCs/>
          <w:lang w:val="en-US"/>
        </w:rPr>
        <w:t xml:space="preserve">R </w:t>
      </w:r>
      <w:r>
        <w:rPr>
          <w:i/>
          <w:iCs/>
          <w:lang w:val="en-US"/>
        </w:rPr>
        <w:t>N</w:t>
      </w:r>
      <w:r w:rsidRPr="00593060">
        <w:rPr>
          <w:i/>
          <w:iCs/>
          <w:lang w:val="en-US"/>
        </w:rPr>
        <w:t>ews</w:t>
      </w:r>
      <w:r w:rsidRPr="00593060">
        <w:rPr>
          <w:lang w:val="en-US"/>
        </w:rPr>
        <w:t>, </w:t>
      </w:r>
      <w:r w:rsidRPr="00593060">
        <w:rPr>
          <w:i/>
          <w:iCs/>
          <w:lang w:val="en-US"/>
        </w:rPr>
        <w:t>5</w:t>
      </w:r>
      <w:r w:rsidRPr="00593060">
        <w:rPr>
          <w:lang w:val="en-US"/>
        </w:rPr>
        <w:t>, 27</w:t>
      </w:r>
      <w:r>
        <w:rPr>
          <w:lang w:val="en-US"/>
        </w:rPr>
        <w:t>–</w:t>
      </w:r>
      <w:r w:rsidRPr="00593060">
        <w:rPr>
          <w:lang w:val="en-US"/>
        </w:rPr>
        <w:t>30.</w:t>
      </w:r>
    </w:p>
    <w:p w14:paraId="57FCE679" w14:textId="3ADDE7D1" w:rsidR="007B19E8" w:rsidRDefault="007B19E8" w:rsidP="00C0187C">
      <w:pPr>
        <w:spacing w:line="480" w:lineRule="auto"/>
        <w:ind w:left="720" w:hanging="720"/>
        <w:rPr>
          <w:lang w:val="en-US"/>
        </w:rPr>
      </w:pPr>
      <w:r w:rsidRPr="007B19E8">
        <w:t xml:space="preserve">Beck, A., Wüstenberg, T., </w:t>
      </w:r>
      <w:proofErr w:type="spellStart"/>
      <w:r w:rsidRPr="007B19E8">
        <w:t>Genauck</w:t>
      </w:r>
      <w:proofErr w:type="spellEnd"/>
      <w:r w:rsidRPr="007B19E8">
        <w:t xml:space="preserve">, A., </w:t>
      </w:r>
      <w:proofErr w:type="spellStart"/>
      <w:r w:rsidRPr="007B19E8">
        <w:t>Wrase</w:t>
      </w:r>
      <w:proofErr w:type="spellEnd"/>
      <w:r w:rsidRPr="007B19E8">
        <w:t xml:space="preserve">, J., </w:t>
      </w:r>
      <w:proofErr w:type="spellStart"/>
      <w:r w:rsidRPr="007B19E8">
        <w:t>Schlagenhauf</w:t>
      </w:r>
      <w:proofErr w:type="spellEnd"/>
      <w:r w:rsidRPr="007B19E8">
        <w:t xml:space="preserve">, F., Smolka, M. N., ... </w:t>
      </w:r>
      <w:r w:rsidRPr="009A327B">
        <w:rPr>
          <w:lang w:val="en-US"/>
        </w:rPr>
        <w:t xml:space="preserve">&amp; Heinz, A. (2012). </w:t>
      </w:r>
      <w:r w:rsidRPr="009075BA">
        <w:rPr>
          <w:lang w:val="en-US"/>
        </w:rPr>
        <w:t>Effect of brain structure, brain function, and brain connectivity on relapse in alcohol-dependent patients. </w:t>
      </w:r>
      <w:r w:rsidRPr="009075BA">
        <w:rPr>
          <w:i/>
          <w:iCs/>
          <w:lang w:val="en-US"/>
        </w:rPr>
        <w:t>Archives of</w:t>
      </w:r>
      <w:r>
        <w:rPr>
          <w:i/>
          <w:iCs/>
          <w:lang w:val="en-US"/>
        </w:rPr>
        <w:t xml:space="preserve"> G</w:t>
      </w:r>
      <w:r w:rsidRPr="009075BA">
        <w:rPr>
          <w:i/>
          <w:iCs/>
          <w:lang w:val="en-US"/>
        </w:rPr>
        <w:t xml:space="preserve">eneral </w:t>
      </w:r>
      <w:r>
        <w:rPr>
          <w:i/>
          <w:iCs/>
          <w:lang w:val="en-US"/>
        </w:rPr>
        <w:t>P</w:t>
      </w:r>
      <w:r w:rsidRPr="009075BA">
        <w:rPr>
          <w:i/>
          <w:iCs/>
          <w:lang w:val="en-US"/>
        </w:rPr>
        <w:t>sychiatry</w:t>
      </w:r>
      <w:r w:rsidRPr="009075BA">
        <w:rPr>
          <w:lang w:val="en-US"/>
        </w:rPr>
        <w:t>, </w:t>
      </w:r>
      <w:r w:rsidRPr="009075BA">
        <w:rPr>
          <w:i/>
          <w:iCs/>
          <w:lang w:val="en-US"/>
        </w:rPr>
        <w:t>69</w:t>
      </w:r>
      <w:r w:rsidRPr="009075BA">
        <w:rPr>
          <w:lang w:val="en-US"/>
        </w:rPr>
        <w:t>, 842</w:t>
      </w:r>
      <w:r>
        <w:rPr>
          <w:lang w:val="en-US"/>
        </w:rPr>
        <w:t>–</w:t>
      </w:r>
      <w:r w:rsidRPr="009075BA">
        <w:rPr>
          <w:lang w:val="en-US"/>
        </w:rPr>
        <w:t>852.</w:t>
      </w:r>
    </w:p>
    <w:p w14:paraId="6E131BDC" w14:textId="61667CBC" w:rsidR="007312DC" w:rsidRPr="007312DC" w:rsidRDefault="007312DC" w:rsidP="007312DC">
      <w:pPr>
        <w:spacing w:line="480" w:lineRule="auto"/>
        <w:ind w:left="720" w:hanging="720"/>
      </w:pPr>
      <w:r w:rsidRPr="007312DC">
        <w:t>Brown, H. R., Zeidman, P., Smittenaar, P., Adams, R. A., McNab, F., Rutledge, R. B., &amp; Dolan, R. J. (2014). Crowdsourcing for cognitive science–the utility of smartphones. </w:t>
      </w:r>
      <w:r w:rsidRPr="007312DC">
        <w:rPr>
          <w:i/>
          <w:iCs/>
        </w:rPr>
        <w:t>PloS one</w:t>
      </w:r>
      <w:r w:rsidRPr="007312DC">
        <w:t>, </w:t>
      </w:r>
      <w:r w:rsidRPr="007312DC">
        <w:rPr>
          <w:i/>
          <w:iCs/>
        </w:rPr>
        <w:t>9</w:t>
      </w:r>
      <w:r w:rsidRPr="007312DC">
        <w:t>(7), e100662.</w:t>
      </w:r>
    </w:p>
    <w:p w14:paraId="17078706" w14:textId="0F523EB1" w:rsidR="00B95166" w:rsidRPr="009A327B" w:rsidRDefault="00B95166" w:rsidP="00E9509A">
      <w:pPr>
        <w:spacing w:line="480" w:lineRule="auto"/>
        <w:ind w:left="720" w:hanging="720"/>
        <w:rPr>
          <w:lang w:val="en-US"/>
        </w:rPr>
      </w:pPr>
      <w:r w:rsidRPr="00593060">
        <w:rPr>
          <w:lang w:val="en-US"/>
        </w:rPr>
        <w:t>Diamond, A. (2013). Executive functions. </w:t>
      </w:r>
      <w:r w:rsidRPr="00593060">
        <w:rPr>
          <w:i/>
          <w:iCs/>
          <w:lang w:val="en-US"/>
        </w:rPr>
        <w:t>Annual</w:t>
      </w:r>
      <w:r>
        <w:rPr>
          <w:i/>
          <w:iCs/>
          <w:lang w:val="en-US"/>
        </w:rPr>
        <w:t xml:space="preserve"> R</w:t>
      </w:r>
      <w:r w:rsidRPr="00593060">
        <w:rPr>
          <w:i/>
          <w:iCs/>
          <w:lang w:val="en-US"/>
        </w:rPr>
        <w:t xml:space="preserve">eview of </w:t>
      </w:r>
      <w:r>
        <w:rPr>
          <w:i/>
          <w:iCs/>
          <w:lang w:val="en-US"/>
        </w:rPr>
        <w:t>P</w:t>
      </w:r>
      <w:r w:rsidRPr="00593060">
        <w:rPr>
          <w:i/>
          <w:iCs/>
          <w:lang w:val="en-US"/>
        </w:rPr>
        <w:t>sychology</w:t>
      </w:r>
      <w:r w:rsidRPr="00593060">
        <w:rPr>
          <w:lang w:val="en-US"/>
        </w:rPr>
        <w:t>, </w:t>
      </w:r>
      <w:r w:rsidRPr="00593060">
        <w:rPr>
          <w:i/>
          <w:iCs/>
          <w:lang w:val="en-US"/>
        </w:rPr>
        <w:t>64</w:t>
      </w:r>
      <w:r w:rsidRPr="00593060">
        <w:rPr>
          <w:lang w:val="en-US"/>
        </w:rPr>
        <w:t>, 135</w:t>
      </w:r>
      <w:r>
        <w:rPr>
          <w:lang w:val="en-US"/>
        </w:rPr>
        <w:t>–</w:t>
      </w:r>
      <w:r w:rsidRPr="00593060">
        <w:rPr>
          <w:lang w:val="en-US"/>
        </w:rPr>
        <w:t>168.</w:t>
      </w:r>
    </w:p>
    <w:p w14:paraId="42668A49" w14:textId="1DAF3BE3" w:rsidR="007B4A29" w:rsidRPr="00A873B2" w:rsidRDefault="007B4A29" w:rsidP="00C0187C">
      <w:pPr>
        <w:spacing w:line="480" w:lineRule="auto"/>
        <w:ind w:left="720" w:hanging="720"/>
        <w:rPr>
          <w:lang w:val="en-US"/>
        </w:rPr>
      </w:pPr>
      <w:proofErr w:type="spellStart"/>
      <w:r w:rsidRPr="009075BA">
        <w:rPr>
          <w:lang w:val="en-US"/>
        </w:rPr>
        <w:t>Draheim</w:t>
      </w:r>
      <w:proofErr w:type="spellEnd"/>
      <w:r w:rsidRPr="009075BA">
        <w:rPr>
          <w:lang w:val="en-US"/>
        </w:rPr>
        <w:t xml:space="preserve">, C., Tsukahara, J. S., Martin, J. D., Mashburn, C. A., &amp; Engle, R. W. (2020). A toolbox approach to improving the measurement of attention control. Journal of </w:t>
      </w:r>
      <w:r w:rsidRPr="009075BA">
        <w:rPr>
          <w:i/>
          <w:iCs/>
          <w:lang w:val="en-US"/>
        </w:rPr>
        <w:t>Experimental Psychology: General</w:t>
      </w:r>
      <w:r w:rsidRPr="009075BA">
        <w:rPr>
          <w:lang w:val="en-US"/>
        </w:rPr>
        <w:t>.</w:t>
      </w:r>
      <w:r>
        <w:rPr>
          <w:lang w:val="en-US"/>
        </w:rPr>
        <w:t xml:space="preserve"> Advance online publication.</w:t>
      </w:r>
    </w:p>
    <w:p w14:paraId="79CAE2DD" w14:textId="6D600BE9" w:rsidR="009F191D" w:rsidRDefault="009F191D" w:rsidP="00A873B2">
      <w:pPr>
        <w:spacing w:line="480" w:lineRule="auto"/>
        <w:ind w:left="720" w:hanging="720"/>
        <w:rPr>
          <w:lang w:val="en-US"/>
        </w:rPr>
      </w:pPr>
      <w:r w:rsidRPr="009075BA">
        <w:rPr>
          <w:lang w:val="en-US"/>
        </w:rPr>
        <w:t xml:space="preserve">Ekhtiari, H., Victor, T. A., &amp; Paulus, M. P. (2017). Aberrant decision-making and drug addiction—how strong is the evidence? </w:t>
      </w:r>
      <w:r w:rsidRPr="009075BA">
        <w:rPr>
          <w:i/>
          <w:iCs/>
          <w:lang w:val="en-US"/>
        </w:rPr>
        <w:t xml:space="preserve">Current </w:t>
      </w:r>
      <w:r w:rsidRPr="00A873B2">
        <w:rPr>
          <w:i/>
          <w:iCs/>
          <w:lang w:val="en-US"/>
        </w:rPr>
        <w:t>O</w:t>
      </w:r>
      <w:r w:rsidRPr="009075BA">
        <w:rPr>
          <w:i/>
          <w:iCs/>
          <w:lang w:val="en-US"/>
        </w:rPr>
        <w:t xml:space="preserve">pinion in </w:t>
      </w:r>
      <w:r w:rsidRPr="00A873B2">
        <w:rPr>
          <w:i/>
          <w:iCs/>
          <w:lang w:val="en-US"/>
        </w:rPr>
        <w:t>B</w:t>
      </w:r>
      <w:r w:rsidRPr="009075BA">
        <w:rPr>
          <w:i/>
          <w:iCs/>
          <w:lang w:val="en-US"/>
        </w:rPr>
        <w:t xml:space="preserve">ehavioral </w:t>
      </w:r>
      <w:r w:rsidRPr="00A873B2">
        <w:rPr>
          <w:i/>
          <w:iCs/>
          <w:lang w:val="en-US"/>
        </w:rPr>
        <w:t>S</w:t>
      </w:r>
      <w:r w:rsidRPr="009075BA">
        <w:rPr>
          <w:i/>
          <w:iCs/>
          <w:lang w:val="en-US"/>
        </w:rPr>
        <w:t>ciences, 13</w:t>
      </w:r>
      <w:r w:rsidRPr="009075BA">
        <w:rPr>
          <w:lang w:val="en-US"/>
        </w:rPr>
        <w:t>, 25</w:t>
      </w:r>
      <w:r>
        <w:rPr>
          <w:lang w:val="en-US"/>
        </w:rPr>
        <w:t>–</w:t>
      </w:r>
      <w:r w:rsidRPr="009075BA">
        <w:rPr>
          <w:lang w:val="en-US"/>
        </w:rPr>
        <w:t>33.</w:t>
      </w:r>
    </w:p>
    <w:p w14:paraId="75934AE5" w14:textId="0DDC1DC5" w:rsidR="00EB3999" w:rsidRPr="00164B46" w:rsidRDefault="00EB3999" w:rsidP="00EB3999">
      <w:pPr>
        <w:spacing w:line="480" w:lineRule="auto"/>
        <w:ind w:left="720" w:hanging="720"/>
        <w:rPr>
          <w:lang w:val="en-US"/>
        </w:rPr>
      </w:pPr>
      <w:r>
        <w:rPr>
          <w:lang w:val="en-US"/>
        </w:rPr>
        <w:t>GBD 2016 Alcohol Collaborators</w:t>
      </w:r>
      <w:r w:rsidRPr="00164B46">
        <w:rPr>
          <w:lang w:val="en-US"/>
        </w:rPr>
        <w:t xml:space="preserve"> (2018). Alcohol use and burden for 195 countries and territories, 1990–2016: a systematic analysis for the Global Burden of Disease Study 2016. </w:t>
      </w:r>
      <w:r w:rsidRPr="00164B46">
        <w:rPr>
          <w:i/>
          <w:iCs/>
          <w:lang w:val="en-US"/>
        </w:rPr>
        <w:t>The Lancet</w:t>
      </w:r>
      <w:r w:rsidRPr="00164B46">
        <w:rPr>
          <w:lang w:val="en-US"/>
        </w:rPr>
        <w:t>, </w:t>
      </w:r>
      <w:r w:rsidRPr="00164B46">
        <w:rPr>
          <w:i/>
          <w:iCs/>
          <w:lang w:val="en-US"/>
        </w:rPr>
        <w:t>392</w:t>
      </w:r>
      <w:r w:rsidRPr="00164B46">
        <w:rPr>
          <w:lang w:val="en-US"/>
        </w:rPr>
        <w:t>(10152), 1015-1035.</w:t>
      </w:r>
    </w:p>
    <w:p w14:paraId="04D04C8B" w14:textId="7767F148" w:rsidR="00F31A8D" w:rsidRPr="004703A9" w:rsidRDefault="00F31A8D" w:rsidP="00E9509A">
      <w:pPr>
        <w:spacing w:line="480" w:lineRule="auto"/>
        <w:ind w:left="720" w:hanging="720"/>
      </w:pPr>
      <w:proofErr w:type="spellStart"/>
      <w:r w:rsidRPr="00593060">
        <w:rPr>
          <w:lang w:val="en-US"/>
        </w:rPr>
        <w:lastRenderedPageBreak/>
        <w:t>Geldhof</w:t>
      </w:r>
      <w:proofErr w:type="spellEnd"/>
      <w:r w:rsidRPr="00593060">
        <w:rPr>
          <w:lang w:val="en-US"/>
        </w:rPr>
        <w:t xml:space="preserve">, G. J., Preacher, K. J., &amp; </w:t>
      </w:r>
      <w:proofErr w:type="spellStart"/>
      <w:r w:rsidRPr="00593060">
        <w:rPr>
          <w:lang w:val="en-US"/>
        </w:rPr>
        <w:t>Zyphur</w:t>
      </w:r>
      <w:proofErr w:type="spellEnd"/>
      <w:r w:rsidRPr="00593060">
        <w:rPr>
          <w:lang w:val="en-US"/>
        </w:rPr>
        <w:t>, M. J. (2014). Reliability estimation in a multilevel confirmatory factor analysis framework. </w:t>
      </w:r>
      <w:r w:rsidRPr="00F31A8D">
        <w:rPr>
          <w:i/>
          <w:iCs/>
        </w:rPr>
        <w:t xml:space="preserve">Psychological </w:t>
      </w:r>
      <w:proofErr w:type="spellStart"/>
      <w:r w:rsidRPr="00593060">
        <w:rPr>
          <w:i/>
          <w:iCs/>
        </w:rPr>
        <w:t>M</w:t>
      </w:r>
      <w:r w:rsidRPr="00F31A8D">
        <w:rPr>
          <w:i/>
          <w:iCs/>
        </w:rPr>
        <w:t>ethods</w:t>
      </w:r>
      <w:proofErr w:type="spellEnd"/>
      <w:r w:rsidRPr="00F31A8D">
        <w:t>, </w:t>
      </w:r>
      <w:r w:rsidRPr="00F31A8D">
        <w:rPr>
          <w:i/>
          <w:iCs/>
        </w:rPr>
        <w:t>19</w:t>
      </w:r>
      <w:r w:rsidRPr="00F31A8D">
        <w:t>, 72</w:t>
      </w:r>
      <w:r w:rsidRPr="00593060">
        <w:t>–91.</w:t>
      </w:r>
    </w:p>
    <w:p w14:paraId="3BF2162E" w14:textId="2B87AF45" w:rsidR="008A7F75" w:rsidRPr="009A327B" w:rsidRDefault="008A7F75" w:rsidP="00E9509A">
      <w:pPr>
        <w:spacing w:line="480" w:lineRule="auto"/>
        <w:ind w:left="720" w:hanging="720"/>
        <w:rPr>
          <w:lang w:val="en-US"/>
        </w:rPr>
      </w:pPr>
      <w:r w:rsidRPr="008A7F75">
        <w:t xml:space="preserve">Heinz, A., Kiefer, F., Smolka, M. N., </w:t>
      </w:r>
      <w:proofErr w:type="spellStart"/>
      <w:r w:rsidRPr="008A7F75">
        <w:t>Endrass</w:t>
      </w:r>
      <w:proofErr w:type="spellEnd"/>
      <w:r w:rsidRPr="008A7F75">
        <w:t xml:space="preserve">, T., Beste, C., Beck, A., ... &amp; Spanagel, R. (2020). </w:t>
      </w:r>
      <w:r w:rsidRPr="00593060">
        <w:rPr>
          <w:lang w:val="en-US"/>
        </w:rPr>
        <w:t>Addiction Research Consortium: Losing and regaining control over drug intake (</w:t>
      </w:r>
      <w:proofErr w:type="spellStart"/>
      <w:r w:rsidRPr="00593060">
        <w:rPr>
          <w:lang w:val="en-US"/>
        </w:rPr>
        <w:t>ReCoDe</w:t>
      </w:r>
      <w:proofErr w:type="spellEnd"/>
      <w:r w:rsidRPr="00593060">
        <w:rPr>
          <w:lang w:val="en-US"/>
        </w:rPr>
        <w:t>)—From trajectories to mechanisms and interventions. </w:t>
      </w:r>
      <w:r w:rsidRPr="00593060">
        <w:rPr>
          <w:i/>
          <w:iCs/>
          <w:lang w:val="en-US"/>
        </w:rPr>
        <w:t xml:space="preserve">Addiction </w:t>
      </w:r>
      <w:r>
        <w:rPr>
          <w:i/>
          <w:iCs/>
          <w:lang w:val="en-US"/>
        </w:rPr>
        <w:t>B</w:t>
      </w:r>
      <w:r w:rsidRPr="00593060">
        <w:rPr>
          <w:i/>
          <w:iCs/>
          <w:lang w:val="en-US"/>
        </w:rPr>
        <w:t>iology</w:t>
      </w:r>
      <w:r w:rsidRPr="00593060">
        <w:rPr>
          <w:lang w:val="en-US"/>
        </w:rPr>
        <w:t>, </w:t>
      </w:r>
      <w:r w:rsidRPr="00593060">
        <w:rPr>
          <w:i/>
          <w:iCs/>
          <w:lang w:val="en-US"/>
        </w:rPr>
        <w:t>25</w:t>
      </w:r>
      <w:r w:rsidRPr="00593060">
        <w:rPr>
          <w:lang w:val="en-US"/>
        </w:rPr>
        <w:t>, e12866.</w:t>
      </w:r>
    </w:p>
    <w:p w14:paraId="11161C7B" w14:textId="77777777" w:rsidR="00F01279" w:rsidRPr="009075BA" w:rsidRDefault="00F01279" w:rsidP="00A873B2">
      <w:pPr>
        <w:spacing w:line="480" w:lineRule="auto"/>
        <w:ind w:left="720" w:hanging="720"/>
        <w:rPr>
          <w:lang w:val="en-US"/>
        </w:rPr>
      </w:pPr>
      <w:r w:rsidRPr="009075BA">
        <w:rPr>
          <w:lang w:val="en-US"/>
        </w:rPr>
        <w:t xml:space="preserve">Hunt, L. T., Rutledge, R. B., </w:t>
      </w:r>
      <w:proofErr w:type="spellStart"/>
      <w:r w:rsidRPr="009075BA">
        <w:rPr>
          <w:lang w:val="en-US"/>
        </w:rPr>
        <w:t>Malalasekera</w:t>
      </w:r>
      <w:proofErr w:type="spellEnd"/>
      <w:r w:rsidRPr="009075BA">
        <w:rPr>
          <w:lang w:val="en-US"/>
        </w:rPr>
        <w:t xml:space="preserve">, W. N., </w:t>
      </w:r>
      <w:proofErr w:type="spellStart"/>
      <w:r w:rsidRPr="009075BA">
        <w:rPr>
          <w:lang w:val="en-US"/>
        </w:rPr>
        <w:t>Kennerley</w:t>
      </w:r>
      <w:proofErr w:type="spellEnd"/>
      <w:r w:rsidRPr="009075BA">
        <w:rPr>
          <w:lang w:val="en-US"/>
        </w:rPr>
        <w:t>, S. W., &amp; Dolan, R. J. (2016). Approach-induced biases in human information sampling. </w:t>
      </w:r>
      <w:proofErr w:type="spellStart"/>
      <w:r w:rsidRPr="009075BA">
        <w:rPr>
          <w:i/>
          <w:iCs/>
          <w:lang w:val="en-US"/>
        </w:rPr>
        <w:t>PLoS</w:t>
      </w:r>
      <w:proofErr w:type="spellEnd"/>
      <w:r w:rsidRPr="009075BA">
        <w:rPr>
          <w:i/>
          <w:iCs/>
          <w:lang w:val="en-US"/>
        </w:rPr>
        <w:t xml:space="preserve"> </w:t>
      </w:r>
      <w:r>
        <w:rPr>
          <w:i/>
          <w:iCs/>
          <w:lang w:val="en-US"/>
        </w:rPr>
        <w:t>B</w:t>
      </w:r>
      <w:r w:rsidRPr="009075BA">
        <w:rPr>
          <w:i/>
          <w:iCs/>
          <w:lang w:val="en-US"/>
        </w:rPr>
        <w:t>iology</w:t>
      </w:r>
      <w:r w:rsidRPr="009075BA">
        <w:rPr>
          <w:lang w:val="en-US"/>
        </w:rPr>
        <w:t>, </w:t>
      </w:r>
      <w:r w:rsidRPr="009075BA">
        <w:rPr>
          <w:i/>
          <w:iCs/>
          <w:lang w:val="en-US"/>
        </w:rPr>
        <w:t>14</w:t>
      </w:r>
      <w:r w:rsidRPr="009075BA">
        <w:rPr>
          <w:lang w:val="en-US"/>
        </w:rPr>
        <w:t>, e2000638.</w:t>
      </w:r>
    </w:p>
    <w:p w14:paraId="184F64A4" w14:textId="649CB8B3" w:rsidR="00F01279" w:rsidRPr="009075BA" w:rsidRDefault="00F01279" w:rsidP="00C0187C">
      <w:pPr>
        <w:spacing w:line="480" w:lineRule="auto"/>
        <w:ind w:left="720" w:hanging="720"/>
        <w:rPr>
          <w:lang w:val="en-US"/>
        </w:rPr>
      </w:pPr>
      <w:r w:rsidRPr="0086131D">
        <w:t xml:space="preserve">Kievit, R. A., </w:t>
      </w:r>
      <w:proofErr w:type="spellStart"/>
      <w:r w:rsidRPr="0086131D">
        <w:t>Brandmaier</w:t>
      </w:r>
      <w:proofErr w:type="spellEnd"/>
      <w:r w:rsidRPr="0086131D">
        <w:t xml:space="preserve">, A. M., Ziegler, G., Van </w:t>
      </w:r>
      <w:proofErr w:type="spellStart"/>
      <w:r w:rsidRPr="0086131D">
        <w:t>Harmelen</w:t>
      </w:r>
      <w:proofErr w:type="spellEnd"/>
      <w:r w:rsidRPr="0086131D">
        <w:t xml:space="preserve">, A. L., de </w:t>
      </w:r>
      <w:proofErr w:type="spellStart"/>
      <w:r w:rsidRPr="0086131D">
        <w:t>Mooij</w:t>
      </w:r>
      <w:proofErr w:type="spellEnd"/>
      <w:r w:rsidRPr="0086131D">
        <w:t xml:space="preserve">, S. M., </w:t>
      </w:r>
      <w:proofErr w:type="spellStart"/>
      <w:r w:rsidRPr="0086131D">
        <w:t>Moutoussis</w:t>
      </w:r>
      <w:proofErr w:type="spellEnd"/>
      <w:r w:rsidRPr="0086131D">
        <w:t xml:space="preserve">, M., ... </w:t>
      </w:r>
      <w:r w:rsidRPr="009075BA">
        <w:rPr>
          <w:lang w:val="en-US"/>
        </w:rPr>
        <w:t xml:space="preserve">&amp; </w:t>
      </w:r>
      <w:proofErr w:type="spellStart"/>
      <w:r w:rsidRPr="009075BA">
        <w:rPr>
          <w:lang w:val="en-US"/>
        </w:rPr>
        <w:t>Lindenberger</w:t>
      </w:r>
      <w:proofErr w:type="spellEnd"/>
      <w:r w:rsidRPr="009075BA">
        <w:rPr>
          <w:lang w:val="en-US"/>
        </w:rPr>
        <w:t>, U. (2018). Developmental cognitive neuroscience using latent change score models: A tutorial and applications. </w:t>
      </w:r>
      <w:r w:rsidRPr="009075BA">
        <w:rPr>
          <w:i/>
          <w:iCs/>
          <w:lang w:val="en-US"/>
        </w:rPr>
        <w:t xml:space="preserve">Developmental </w:t>
      </w:r>
      <w:r>
        <w:rPr>
          <w:i/>
          <w:iCs/>
          <w:lang w:val="en-US"/>
        </w:rPr>
        <w:t>C</w:t>
      </w:r>
      <w:r w:rsidRPr="009075BA">
        <w:rPr>
          <w:i/>
          <w:iCs/>
          <w:lang w:val="en-US"/>
        </w:rPr>
        <w:t xml:space="preserve">ognitive </w:t>
      </w:r>
      <w:r>
        <w:rPr>
          <w:i/>
          <w:iCs/>
          <w:lang w:val="en-US"/>
        </w:rPr>
        <w:t>N</w:t>
      </w:r>
      <w:r w:rsidRPr="009075BA">
        <w:rPr>
          <w:i/>
          <w:iCs/>
          <w:lang w:val="en-US"/>
        </w:rPr>
        <w:t>euroscience</w:t>
      </w:r>
      <w:r w:rsidRPr="009075BA">
        <w:rPr>
          <w:lang w:val="en-US"/>
        </w:rPr>
        <w:t>, </w:t>
      </w:r>
      <w:r w:rsidRPr="009075BA">
        <w:rPr>
          <w:i/>
          <w:iCs/>
          <w:lang w:val="en-US"/>
        </w:rPr>
        <w:t>33</w:t>
      </w:r>
      <w:r w:rsidRPr="009075BA">
        <w:rPr>
          <w:lang w:val="en-US"/>
        </w:rPr>
        <w:t>, 99</w:t>
      </w:r>
      <w:r>
        <w:rPr>
          <w:lang w:val="en-US"/>
        </w:rPr>
        <w:t>–</w:t>
      </w:r>
      <w:r w:rsidRPr="009075BA">
        <w:rPr>
          <w:lang w:val="en-US"/>
        </w:rPr>
        <w:t>117.</w:t>
      </w:r>
    </w:p>
    <w:p w14:paraId="6B66907A" w14:textId="59E0E456" w:rsidR="00FE10B0" w:rsidRPr="00E90485" w:rsidRDefault="00FE10B0" w:rsidP="00C0187C">
      <w:pPr>
        <w:spacing w:line="480" w:lineRule="auto"/>
        <w:ind w:left="720" w:hanging="720"/>
        <w:rPr>
          <w:lang w:val="en-US"/>
        </w:rPr>
      </w:pPr>
      <w:proofErr w:type="spellStart"/>
      <w:r w:rsidRPr="009075BA">
        <w:rPr>
          <w:lang w:val="en-US"/>
        </w:rPr>
        <w:t>Konova</w:t>
      </w:r>
      <w:proofErr w:type="spellEnd"/>
      <w:r w:rsidRPr="009075BA">
        <w:rPr>
          <w:lang w:val="en-US"/>
        </w:rPr>
        <w:t xml:space="preserve">, A. B., Lopez-Guzman, S., </w:t>
      </w:r>
      <w:proofErr w:type="spellStart"/>
      <w:r w:rsidRPr="009075BA">
        <w:rPr>
          <w:lang w:val="en-US"/>
        </w:rPr>
        <w:t>Urmanche</w:t>
      </w:r>
      <w:proofErr w:type="spellEnd"/>
      <w:r w:rsidRPr="009075BA">
        <w:rPr>
          <w:lang w:val="en-US"/>
        </w:rPr>
        <w:t xml:space="preserve">, A., Ross, S., Louie, K., </w:t>
      </w:r>
      <w:proofErr w:type="spellStart"/>
      <w:r w:rsidRPr="009075BA">
        <w:rPr>
          <w:lang w:val="en-US"/>
        </w:rPr>
        <w:t>Rotrosen</w:t>
      </w:r>
      <w:proofErr w:type="spellEnd"/>
      <w:r w:rsidRPr="009075BA">
        <w:rPr>
          <w:lang w:val="en-US"/>
        </w:rPr>
        <w:t xml:space="preserve">, J., &amp; </w:t>
      </w:r>
      <w:proofErr w:type="spellStart"/>
      <w:r w:rsidRPr="009075BA">
        <w:rPr>
          <w:lang w:val="en-US"/>
        </w:rPr>
        <w:t>Glimcher</w:t>
      </w:r>
      <w:proofErr w:type="spellEnd"/>
      <w:r w:rsidRPr="009075BA">
        <w:rPr>
          <w:lang w:val="en-US"/>
        </w:rPr>
        <w:t xml:space="preserve">, P. W. (2020). Computational markers of risky decision-making for identification of temporal windows of vulnerability to opioid use in a real-world clinical setting. </w:t>
      </w:r>
      <w:r w:rsidRPr="00E90485">
        <w:rPr>
          <w:i/>
          <w:iCs/>
          <w:lang w:val="en-US"/>
        </w:rPr>
        <w:t xml:space="preserve">JAMA </w:t>
      </w:r>
      <w:r w:rsidRPr="00A873B2">
        <w:rPr>
          <w:i/>
          <w:iCs/>
          <w:lang w:val="en-US"/>
        </w:rPr>
        <w:t>P</w:t>
      </w:r>
      <w:r w:rsidRPr="00E90485">
        <w:rPr>
          <w:i/>
          <w:iCs/>
          <w:lang w:val="en-US"/>
        </w:rPr>
        <w:t>sychiatry, 77</w:t>
      </w:r>
      <w:r w:rsidRPr="00E90485">
        <w:rPr>
          <w:lang w:val="en-US"/>
        </w:rPr>
        <w:t>, 368</w:t>
      </w:r>
      <w:r>
        <w:rPr>
          <w:lang w:val="en-US"/>
        </w:rPr>
        <w:t>–</w:t>
      </w:r>
      <w:r w:rsidRPr="00E90485">
        <w:rPr>
          <w:lang w:val="en-US"/>
        </w:rPr>
        <w:t>377.</w:t>
      </w:r>
    </w:p>
    <w:p w14:paraId="38C3A551" w14:textId="598CD8E5" w:rsidR="00C0187C" w:rsidRDefault="00C0187C" w:rsidP="00A873B2">
      <w:pPr>
        <w:spacing w:line="480" w:lineRule="auto"/>
        <w:ind w:left="720" w:hanging="720"/>
        <w:rPr>
          <w:lang w:val="en-US"/>
        </w:rPr>
      </w:pPr>
      <w:proofErr w:type="spellStart"/>
      <w:r w:rsidRPr="00E90485">
        <w:rPr>
          <w:lang w:val="en-US"/>
        </w:rPr>
        <w:t>Koob</w:t>
      </w:r>
      <w:proofErr w:type="spellEnd"/>
      <w:r w:rsidRPr="00E90485">
        <w:rPr>
          <w:lang w:val="en-US"/>
        </w:rPr>
        <w:t xml:space="preserve">, G. F. &amp; Volkow, N. D. (2010). </w:t>
      </w:r>
      <w:proofErr w:type="spellStart"/>
      <w:r w:rsidRPr="00A873B2">
        <w:rPr>
          <w:lang w:val="en-US"/>
        </w:rPr>
        <w:t>Neurocircuity</w:t>
      </w:r>
      <w:proofErr w:type="spellEnd"/>
      <w:r w:rsidRPr="00A873B2">
        <w:rPr>
          <w:lang w:val="en-US"/>
        </w:rPr>
        <w:t xml:space="preserve"> of addiction. </w:t>
      </w:r>
      <w:r w:rsidRPr="009075BA">
        <w:rPr>
          <w:i/>
          <w:iCs/>
          <w:lang w:val="en-US"/>
        </w:rPr>
        <w:t xml:space="preserve">Neuropsychopharmacology, 25, </w:t>
      </w:r>
      <w:r w:rsidRPr="009075BA">
        <w:rPr>
          <w:lang w:val="en-US"/>
        </w:rPr>
        <w:t>217–238.</w:t>
      </w:r>
    </w:p>
    <w:p w14:paraId="0B69A774" w14:textId="09BB1A08" w:rsidR="007F1F28" w:rsidRDefault="007F1F28" w:rsidP="00A873B2">
      <w:pPr>
        <w:spacing w:line="480" w:lineRule="auto"/>
        <w:ind w:left="720" w:hanging="720"/>
        <w:rPr>
          <w:lang w:val="en-US"/>
        </w:rPr>
      </w:pPr>
      <w:r w:rsidRPr="004703A9">
        <w:rPr>
          <w:lang w:val="en-US"/>
        </w:rPr>
        <w:t xml:space="preserve">Lee, J. J., </w:t>
      </w:r>
      <w:proofErr w:type="spellStart"/>
      <w:r w:rsidRPr="004703A9">
        <w:rPr>
          <w:lang w:val="en-US"/>
        </w:rPr>
        <w:t>Wedow</w:t>
      </w:r>
      <w:proofErr w:type="spellEnd"/>
      <w:r w:rsidRPr="004703A9">
        <w:rPr>
          <w:lang w:val="en-US"/>
        </w:rPr>
        <w:t xml:space="preserve">, R., </w:t>
      </w:r>
      <w:proofErr w:type="spellStart"/>
      <w:r w:rsidRPr="004703A9">
        <w:rPr>
          <w:lang w:val="en-US"/>
        </w:rPr>
        <w:t>Okbay</w:t>
      </w:r>
      <w:proofErr w:type="spellEnd"/>
      <w:r w:rsidRPr="004703A9">
        <w:rPr>
          <w:lang w:val="en-US"/>
        </w:rPr>
        <w:t xml:space="preserve">, A., Kong, E., </w:t>
      </w:r>
      <w:proofErr w:type="spellStart"/>
      <w:r w:rsidRPr="004703A9">
        <w:rPr>
          <w:lang w:val="en-US"/>
        </w:rPr>
        <w:t>Maghzian</w:t>
      </w:r>
      <w:proofErr w:type="spellEnd"/>
      <w:r w:rsidRPr="004703A9">
        <w:rPr>
          <w:lang w:val="en-US"/>
        </w:rPr>
        <w:t xml:space="preserve">, O., </w:t>
      </w:r>
      <w:proofErr w:type="spellStart"/>
      <w:r w:rsidRPr="004703A9">
        <w:rPr>
          <w:lang w:val="en-US"/>
        </w:rPr>
        <w:t>Zacher</w:t>
      </w:r>
      <w:proofErr w:type="spellEnd"/>
      <w:r w:rsidRPr="004703A9">
        <w:rPr>
          <w:lang w:val="en-US"/>
        </w:rPr>
        <w:t>, M., ... </w:t>
      </w:r>
      <w:r w:rsidRPr="007F1F28">
        <w:rPr>
          <w:lang w:val="en-US"/>
        </w:rPr>
        <w:t>&amp; 23andMe Research Team. (2018). Gene discovery and polygenic prediction from a 1.1-million-person GWAS of educational attainment. </w:t>
      </w:r>
      <w:r w:rsidRPr="00593060">
        <w:rPr>
          <w:i/>
          <w:iCs/>
          <w:lang w:val="en-US"/>
        </w:rPr>
        <w:t>Nature Genetics</w:t>
      </w:r>
      <w:r w:rsidRPr="00593060">
        <w:rPr>
          <w:lang w:val="en-US"/>
        </w:rPr>
        <w:t>, 1112.</w:t>
      </w:r>
    </w:p>
    <w:p w14:paraId="144CD744" w14:textId="490D00B4" w:rsidR="00B25280" w:rsidRPr="009075BA" w:rsidRDefault="00B25280" w:rsidP="00A873B2">
      <w:pPr>
        <w:spacing w:line="480" w:lineRule="auto"/>
        <w:ind w:left="720" w:hanging="720"/>
        <w:rPr>
          <w:lang w:val="en-US"/>
        </w:rPr>
      </w:pPr>
      <w:r w:rsidRPr="00B25280">
        <w:rPr>
          <w:lang w:val="en-US"/>
        </w:rPr>
        <w:t xml:space="preserve">Liu, M., Jiang, Y., </w:t>
      </w:r>
      <w:proofErr w:type="spellStart"/>
      <w:r w:rsidRPr="00B25280">
        <w:rPr>
          <w:lang w:val="en-US"/>
        </w:rPr>
        <w:t>Wedow</w:t>
      </w:r>
      <w:proofErr w:type="spellEnd"/>
      <w:r w:rsidRPr="00B25280">
        <w:rPr>
          <w:lang w:val="en-US"/>
        </w:rPr>
        <w:t>, R. </w:t>
      </w:r>
      <w:r w:rsidRPr="00593060">
        <w:rPr>
          <w:i/>
          <w:iCs/>
          <w:lang w:val="en-US"/>
        </w:rPr>
        <w:t>et al.</w:t>
      </w:r>
      <w:r w:rsidR="00C512E3">
        <w:rPr>
          <w:lang w:val="en-US"/>
        </w:rPr>
        <w:t xml:space="preserve"> </w:t>
      </w:r>
      <w:r w:rsidRPr="00593060">
        <w:rPr>
          <w:lang w:val="en-US"/>
        </w:rPr>
        <w:t>(2019) Association studies of up to 1.2 million individuals yield new insights into the genetic etiology of tobacco and alcohol use. </w:t>
      </w:r>
      <w:r w:rsidRPr="00593060">
        <w:rPr>
          <w:i/>
          <w:iCs/>
          <w:lang w:val="en-US"/>
        </w:rPr>
        <w:t>Nature Genetics</w:t>
      </w:r>
      <w:r w:rsidRPr="00593060">
        <w:rPr>
          <w:lang w:val="en-US"/>
        </w:rPr>
        <w:t>,</w:t>
      </w:r>
      <w:r w:rsidRPr="00593060">
        <w:rPr>
          <w:b/>
          <w:bCs/>
          <w:lang w:val="en-US"/>
        </w:rPr>
        <w:t> </w:t>
      </w:r>
      <w:r w:rsidRPr="00593060">
        <w:rPr>
          <w:lang w:val="en-US"/>
        </w:rPr>
        <w:t>237–244.</w:t>
      </w:r>
    </w:p>
    <w:p w14:paraId="38D4A5C5" w14:textId="24923914" w:rsidR="00F01279" w:rsidRPr="009075BA" w:rsidRDefault="00F01279" w:rsidP="00C0187C">
      <w:pPr>
        <w:spacing w:line="480" w:lineRule="auto"/>
        <w:ind w:left="720" w:hanging="720"/>
        <w:rPr>
          <w:lang w:val="en-US"/>
        </w:rPr>
      </w:pPr>
      <w:r w:rsidRPr="009075BA">
        <w:rPr>
          <w:lang w:val="en-US"/>
        </w:rPr>
        <w:lastRenderedPageBreak/>
        <w:t xml:space="preserve">McNab, F., </w:t>
      </w:r>
      <w:proofErr w:type="spellStart"/>
      <w:r w:rsidRPr="009075BA">
        <w:rPr>
          <w:lang w:val="en-US"/>
        </w:rPr>
        <w:t>Zeidman</w:t>
      </w:r>
      <w:proofErr w:type="spellEnd"/>
      <w:r w:rsidRPr="009075BA">
        <w:rPr>
          <w:lang w:val="en-US"/>
        </w:rPr>
        <w:t>, P., Rutledge, R. B., Smittenaar, P., Brown, H. R., Adams, R. A., &amp; Dolan, R. J. (2015). Age-related changes in working memory and the ability to ignore distraction. </w:t>
      </w:r>
      <w:r w:rsidRPr="009075BA">
        <w:rPr>
          <w:i/>
          <w:iCs/>
          <w:lang w:val="en-US"/>
        </w:rPr>
        <w:t>Proceedings of the National Academy of Sciences</w:t>
      </w:r>
      <w:r w:rsidRPr="009075BA">
        <w:rPr>
          <w:lang w:val="en-US"/>
        </w:rPr>
        <w:t>, </w:t>
      </w:r>
      <w:r w:rsidRPr="009075BA">
        <w:rPr>
          <w:i/>
          <w:iCs/>
          <w:lang w:val="en-US"/>
        </w:rPr>
        <w:t>112</w:t>
      </w:r>
      <w:r w:rsidRPr="009075BA">
        <w:rPr>
          <w:lang w:val="en-US"/>
        </w:rPr>
        <w:t>, 6515</w:t>
      </w:r>
      <w:r>
        <w:rPr>
          <w:lang w:val="en-US"/>
        </w:rPr>
        <w:t>–</w:t>
      </w:r>
      <w:r w:rsidRPr="009075BA">
        <w:rPr>
          <w:lang w:val="en-US"/>
        </w:rPr>
        <w:t>6518.</w:t>
      </w:r>
    </w:p>
    <w:p w14:paraId="18A47B3A" w14:textId="2105E578" w:rsidR="000339D6" w:rsidRPr="009075BA" w:rsidRDefault="000339D6" w:rsidP="00C0187C">
      <w:pPr>
        <w:spacing w:line="480" w:lineRule="auto"/>
        <w:ind w:left="720" w:hanging="720"/>
        <w:rPr>
          <w:lang w:val="en-US"/>
        </w:rPr>
      </w:pPr>
      <w:r w:rsidRPr="009075BA">
        <w:rPr>
          <w:lang w:val="en-US"/>
        </w:rPr>
        <w:t xml:space="preserve">Neuhaus, J. M., &amp; </w:t>
      </w:r>
      <w:proofErr w:type="spellStart"/>
      <w:r w:rsidRPr="009075BA">
        <w:rPr>
          <w:lang w:val="en-US"/>
        </w:rPr>
        <w:t>Kalbfleisch</w:t>
      </w:r>
      <w:proofErr w:type="spellEnd"/>
      <w:r w:rsidRPr="009075BA">
        <w:rPr>
          <w:lang w:val="en-US"/>
        </w:rPr>
        <w:t xml:space="preserve">, J. D. (1998). Between-and within-cluster covariate effects in the analysis of clustered data. </w:t>
      </w:r>
      <w:r w:rsidRPr="009075BA">
        <w:rPr>
          <w:i/>
          <w:iCs/>
          <w:lang w:val="en-US"/>
        </w:rPr>
        <w:t>Biometrics</w:t>
      </w:r>
      <w:r w:rsidRPr="009075BA">
        <w:rPr>
          <w:lang w:val="en-US"/>
        </w:rPr>
        <w:t>, 638</w:t>
      </w:r>
      <w:r>
        <w:rPr>
          <w:lang w:val="en-US"/>
        </w:rPr>
        <w:t>–</w:t>
      </w:r>
      <w:r w:rsidRPr="009075BA">
        <w:rPr>
          <w:lang w:val="en-US"/>
        </w:rPr>
        <w:t>645.</w:t>
      </w:r>
    </w:p>
    <w:p w14:paraId="440DCD5C" w14:textId="373220E4" w:rsidR="00151126" w:rsidRPr="009075BA" w:rsidRDefault="00151126" w:rsidP="00C0187C">
      <w:pPr>
        <w:spacing w:line="480" w:lineRule="auto"/>
        <w:ind w:left="720" w:hanging="720"/>
        <w:rPr>
          <w:lang w:val="en-US"/>
        </w:rPr>
      </w:pPr>
      <w:proofErr w:type="spellStart"/>
      <w:r w:rsidRPr="009075BA">
        <w:rPr>
          <w:lang w:val="en-US"/>
        </w:rPr>
        <w:t>Perrez</w:t>
      </w:r>
      <w:proofErr w:type="spellEnd"/>
      <w:r w:rsidRPr="009075BA">
        <w:rPr>
          <w:lang w:val="en-US"/>
        </w:rPr>
        <w:t xml:space="preserve">, M., </w:t>
      </w:r>
      <w:proofErr w:type="spellStart"/>
      <w:r w:rsidRPr="009075BA">
        <w:rPr>
          <w:lang w:val="en-US"/>
        </w:rPr>
        <w:t>Schoebi</w:t>
      </w:r>
      <w:proofErr w:type="spellEnd"/>
      <w:r w:rsidRPr="009075BA">
        <w:rPr>
          <w:lang w:val="en-US"/>
        </w:rPr>
        <w:t xml:space="preserve">, D., &amp; Wilhelm, P. (2000). How to assess social regulation of stress and emotions in daily family life? A computer‐assisted family self‐monitoring system (FASEM‐C). </w:t>
      </w:r>
      <w:r w:rsidRPr="009075BA">
        <w:rPr>
          <w:i/>
          <w:iCs/>
          <w:lang w:val="en-US"/>
        </w:rPr>
        <w:t>Clinical Psychology &amp; Psychotherapy: An International Journal of Theory &amp; Practice, 7</w:t>
      </w:r>
      <w:r w:rsidRPr="009075BA">
        <w:rPr>
          <w:lang w:val="en-US"/>
        </w:rPr>
        <w:t>, 326</w:t>
      </w:r>
      <w:r w:rsidR="00902B86">
        <w:rPr>
          <w:lang w:val="en-US"/>
        </w:rPr>
        <w:t>–</w:t>
      </w:r>
      <w:r w:rsidRPr="009075BA">
        <w:rPr>
          <w:lang w:val="en-US"/>
        </w:rPr>
        <w:t>339.</w:t>
      </w:r>
    </w:p>
    <w:p w14:paraId="1F024FDD" w14:textId="67401A19" w:rsidR="00E614D6" w:rsidRPr="00E614D6" w:rsidDel="00E614D6" w:rsidRDefault="00D90A25" w:rsidP="00E614D6">
      <w:pPr>
        <w:spacing w:line="480" w:lineRule="auto"/>
        <w:ind w:left="720" w:hanging="720"/>
        <w:rPr>
          <w:del w:id="488" w:author="Hilmar Zech" w:date="2022-01-26T10:59:00Z"/>
          <w:lang w:val="en-US"/>
        </w:rPr>
      </w:pPr>
      <w:r w:rsidRPr="009075BA">
        <w:rPr>
          <w:lang w:val="en-US"/>
        </w:rPr>
        <w:t xml:space="preserve">Powell, D. J., McMinn, D., &amp; Allan, J. L. (2017). Does real time variability in inhibitory control drive snacking behavior? An intensive longitudinal study. </w:t>
      </w:r>
      <w:r w:rsidRPr="009075BA">
        <w:rPr>
          <w:i/>
          <w:iCs/>
          <w:lang w:val="en-US"/>
        </w:rPr>
        <w:t>Health Psychology</w:t>
      </w:r>
      <w:r w:rsidRPr="009075BA">
        <w:rPr>
          <w:lang w:val="en-US"/>
        </w:rPr>
        <w:t xml:space="preserve">, </w:t>
      </w:r>
      <w:r w:rsidRPr="009075BA">
        <w:rPr>
          <w:i/>
          <w:iCs/>
          <w:lang w:val="en-US"/>
        </w:rPr>
        <w:t>36</w:t>
      </w:r>
      <w:r w:rsidRPr="009075BA">
        <w:rPr>
          <w:lang w:val="en-US"/>
        </w:rPr>
        <w:t>, 356</w:t>
      </w:r>
      <w:r>
        <w:rPr>
          <w:lang w:val="en-US"/>
        </w:rPr>
        <w:t>–365</w:t>
      </w:r>
      <w:r w:rsidRPr="009075BA">
        <w:rPr>
          <w:lang w:val="en-US"/>
        </w:rPr>
        <w:t>.</w:t>
      </w:r>
    </w:p>
    <w:p w14:paraId="0441DC76" w14:textId="6B4D0243" w:rsidR="00E614D6" w:rsidRPr="00E3482D" w:rsidRDefault="00E614D6" w:rsidP="00E614D6">
      <w:pPr>
        <w:spacing w:line="480" w:lineRule="auto"/>
        <w:ind w:left="720" w:hanging="720"/>
        <w:rPr>
          <w:ins w:id="489" w:author="Hilmar Zech" w:date="2022-01-26T10:59:00Z"/>
        </w:rPr>
      </w:pPr>
      <w:ins w:id="490" w:author="Hilmar Zech" w:date="2022-01-26T10:59:00Z">
        <w:r w:rsidRPr="00E614D6">
          <w:t>Reichert, M., Gan, G., Renz, M., Braun, U., Brüßler, S., Timm, I., ... &amp; Meyer-Lindenberg, A. (2021). Ambulatory assessment for precision psychiatry: Foundations, current developments and future avenues. </w:t>
        </w:r>
        <w:r w:rsidRPr="00E614D6">
          <w:rPr>
            <w:i/>
            <w:iCs/>
          </w:rPr>
          <w:t xml:space="preserve">Experimental </w:t>
        </w:r>
        <w:r>
          <w:rPr>
            <w:i/>
            <w:iCs/>
            <w:lang w:val="en-US"/>
          </w:rPr>
          <w:t>N</w:t>
        </w:r>
        <w:r w:rsidRPr="00E614D6">
          <w:rPr>
            <w:i/>
            <w:iCs/>
          </w:rPr>
          <w:t>eurology</w:t>
        </w:r>
        <w:r w:rsidRPr="00E614D6">
          <w:t>, </w:t>
        </w:r>
        <w:r w:rsidRPr="00E614D6">
          <w:rPr>
            <w:i/>
            <w:iCs/>
          </w:rPr>
          <w:t>345</w:t>
        </w:r>
        <w:r w:rsidRPr="00E614D6">
          <w:t>, 113807.</w:t>
        </w:r>
      </w:ins>
    </w:p>
    <w:p w14:paraId="50E84743" w14:textId="74127C92" w:rsidR="00F01279" w:rsidRDefault="00F01279" w:rsidP="00A873B2">
      <w:pPr>
        <w:spacing w:line="480" w:lineRule="auto"/>
        <w:ind w:left="720" w:hanging="720"/>
        <w:rPr>
          <w:lang w:val="en-US"/>
        </w:rPr>
      </w:pPr>
      <w:r w:rsidRPr="009075BA">
        <w:rPr>
          <w:lang w:val="en-US"/>
        </w:rPr>
        <w:t xml:space="preserve">Rutledge, R. B., </w:t>
      </w:r>
      <w:proofErr w:type="spellStart"/>
      <w:r w:rsidRPr="009075BA">
        <w:rPr>
          <w:lang w:val="en-US"/>
        </w:rPr>
        <w:t>Skandali</w:t>
      </w:r>
      <w:proofErr w:type="spellEnd"/>
      <w:r w:rsidRPr="009075BA">
        <w:rPr>
          <w:lang w:val="en-US"/>
        </w:rPr>
        <w:t>, N., Dayan, P., &amp; Dolan, R. J. (2014). A computational and neural model of momentary subjective well-being. </w:t>
      </w:r>
      <w:r w:rsidRPr="009075BA">
        <w:rPr>
          <w:i/>
          <w:iCs/>
          <w:lang w:val="en-US"/>
        </w:rPr>
        <w:t>Proceedings of the National Academy of Sciences</w:t>
      </w:r>
      <w:r w:rsidRPr="009075BA">
        <w:rPr>
          <w:lang w:val="en-US"/>
        </w:rPr>
        <w:t>, </w:t>
      </w:r>
      <w:r w:rsidRPr="009075BA">
        <w:rPr>
          <w:i/>
          <w:iCs/>
          <w:lang w:val="en-US"/>
        </w:rPr>
        <w:t>111</w:t>
      </w:r>
      <w:r w:rsidRPr="009075BA">
        <w:rPr>
          <w:lang w:val="en-US"/>
        </w:rPr>
        <w:t>(33), 12252</w:t>
      </w:r>
      <w:r>
        <w:rPr>
          <w:lang w:val="en-US"/>
        </w:rPr>
        <w:t>–</w:t>
      </w:r>
      <w:r w:rsidRPr="009075BA">
        <w:rPr>
          <w:lang w:val="en-US"/>
        </w:rPr>
        <w:t>12257.</w:t>
      </w:r>
    </w:p>
    <w:p w14:paraId="3FE6CF0C" w14:textId="1170EFF5" w:rsidR="00B25280" w:rsidRPr="009075BA" w:rsidRDefault="00B53461" w:rsidP="00A873B2">
      <w:pPr>
        <w:spacing w:line="480" w:lineRule="auto"/>
        <w:ind w:left="720" w:hanging="720"/>
        <w:rPr>
          <w:lang w:val="en-US"/>
        </w:rPr>
      </w:pPr>
      <w:r w:rsidRPr="00593060">
        <w:rPr>
          <w:lang w:val="en-US"/>
        </w:rPr>
        <w:t xml:space="preserve">Savage, J. E., Jansen, P. R., Stringer, S., Watanabe, K., </w:t>
      </w:r>
      <w:proofErr w:type="spellStart"/>
      <w:r w:rsidRPr="00593060">
        <w:rPr>
          <w:lang w:val="en-US"/>
        </w:rPr>
        <w:t>Bryois</w:t>
      </w:r>
      <w:proofErr w:type="spellEnd"/>
      <w:r w:rsidRPr="00593060">
        <w:rPr>
          <w:lang w:val="en-US"/>
        </w:rPr>
        <w:t xml:space="preserve">, J., De Leeuw, C. A., ... &amp; </w:t>
      </w:r>
      <w:proofErr w:type="spellStart"/>
      <w:r w:rsidRPr="00593060">
        <w:rPr>
          <w:lang w:val="en-US"/>
        </w:rPr>
        <w:t>Posthuma</w:t>
      </w:r>
      <w:proofErr w:type="spellEnd"/>
      <w:r w:rsidRPr="00593060">
        <w:rPr>
          <w:lang w:val="en-US"/>
        </w:rPr>
        <w:t xml:space="preserve">, D. (2018). </w:t>
      </w:r>
      <w:r w:rsidRPr="00B53461">
        <w:rPr>
          <w:lang w:val="en-US"/>
        </w:rPr>
        <w:t>Genome-wide association meta-analysis in 269,867 individuals identifies new genetic and functional links to intelligence. </w:t>
      </w:r>
      <w:r w:rsidRPr="00B53461">
        <w:rPr>
          <w:i/>
          <w:iCs/>
          <w:lang w:val="en-US"/>
        </w:rPr>
        <w:t>Nature Genetics</w:t>
      </w:r>
      <w:r w:rsidRPr="00B53461">
        <w:rPr>
          <w:lang w:val="en-US"/>
        </w:rPr>
        <w:t>, 912-919.</w:t>
      </w:r>
    </w:p>
    <w:p w14:paraId="2758FE04" w14:textId="7CA36DAB" w:rsidR="00CC453B" w:rsidRDefault="00F01279" w:rsidP="00C0187C">
      <w:pPr>
        <w:spacing w:line="480" w:lineRule="auto"/>
        <w:ind w:left="720" w:hanging="720"/>
        <w:rPr>
          <w:lang w:val="en-US"/>
        </w:rPr>
      </w:pPr>
      <w:r w:rsidRPr="009075BA">
        <w:rPr>
          <w:lang w:val="en-US"/>
        </w:rPr>
        <w:t xml:space="preserve">Smittenaar, P., Rutledge, R. B., </w:t>
      </w:r>
      <w:proofErr w:type="spellStart"/>
      <w:r w:rsidRPr="009075BA">
        <w:rPr>
          <w:lang w:val="en-US"/>
        </w:rPr>
        <w:t>Zeidman</w:t>
      </w:r>
      <w:proofErr w:type="spellEnd"/>
      <w:r w:rsidRPr="009075BA">
        <w:rPr>
          <w:lang w:val="en-US"/>
        </w:rPr>
        <w:t>, P., Adams, R. A., Brown, H., Lewis, G., &amp; Dolan, R. J. (2015). Proactive and reactive response inhibition across the lifespan. </w:t>
      </w:r>
      <w:proofErr w:type="spellStart"/>
      <w:r w:rsidRPr="009075BA">
        <w:rPr>
          <w:i/>
          <w:iCs/>
          <w:lang w:val="en-US"/>
        </w:rPr>
        <w:t>PLoS</w:t>
      </w:r>
      <w:proofErr w:type="spellEnd"/>
      <w:r w:rsidRPr="009075BA">
        <w:rPr>
          <w:i/>
          <w:iCs/>
          <w:lang w:val="en-US"/>
        </w:rPr>
        <w:t xml:space="preserve"> One</w:t>
      </w:r>
      <w:r w:rsidRPr="009075BA">
        <w:rPr>
          <w:lang w:val="en-US"/>
        </w:rPr>
        <w:t>, </w:t>
      </w:r>
      <w:r w:rsidRPr="009075BA">
        <w:rPr>
          <w:i/>
          <w:iCs/>
          <w:lang w:val="en-US"/>
        </w:rPr>
        <w:t>10</w:t>
      </w:r>
      <w:r w:rsidRPr="009075BA">
        <w:rPr>
          <w:lang w:val="en-US"/>
        </w:rPr>
        <w:t>, e0140383.</w:t>
      </w:r>
    </w:p>
    <w:p w14:paraId="24B34637" w14:textId="0D5F84A5" w:rsidR="0075219C" w:rsidRPr="009075BA" w:rsidRDefault="0075219C" w:rsidP="00C0187C">
      <w:pPr>
        <w:spacing w:line="480" w:lineRule="auto"/>
        <w:ind w:left="720" w:hanging="720"/>
        <w:rPr>
          <w:lang w:val="en-US"/>
        </w:rPr>
      </w:pPr>
      <w:r w:rsidRPr="00593060">
        <w:lastRenderedPageBreak/>
        <w:t>Spanagel R</w:t>
      </w:r>
      <w:r w:rsidR="00FA501D" w:rsidRPr="00593060">
        <w:t>.</w:t>
      </w:r>
      <w:r w:rsidRPr="00593060">
        <w:t>, Noori H</w:t>
      </w:r>
      <w:r w:rsidR="00FA501D">
        <w:t xml:space="preserve">. </w:t>
      </w:r>
      <w:r w:rsidRPr="00593060">
        <w:t>R</w:t>
      </w:r>
      <w:r w:rsidR="00FA501D">
        <w:t>.</w:t>
      </w:r>
      <w:r w:rsidRPr="00593060">
        <w:t>, Heilig M</w:t>
      </w:r>
      <w:r w:rsidR="00FA501D">
        <w:t>.</w:t>
      </w:r>
      <w:r w:rsidRPr="00593060">
        <w:t xml:space="preserve"> (2014)</w:t>
      </w:r>
      <w:r w:rsidR="00FA501D" w:rsidRPr="00593060">
        <w:t>.</w:t>
      </w:r>
      <w:r w:rsidRPr="00593060">
        <w:t xml:space="preserve"> </w:t>
      </w:r>
      <w:r w:rsidRPr="0075219C">
        <w:rPr>
          <w:lang w:val="en-US"/>
        </w:rPr>
        <w:t xml:space="preserve">Stress and alcohol interactions: </w:t>
      </w:r>
      <w:r w:rsidR="00AF4B9B">
        <w:rPr>
          <w:lang w:val="en-US"/>
        </w:rPr>
        <w:t>A</w:t>
      </w:r>
      <w:r w:rsidRPr="0075219C">
        <w:rPr>
          <w:lang w:val="en-US"/>
        </w:rPr>
        <w:t xml:space="preserve">nimal studies and clinical significance. </w:t>
      </w:r>
      <w:r w:rsidRPr="0075219C">
        <w:rPr>
          <w:i/>
          <w:iCs/>
          <w:lang w:val="en-US"/>
        </w:rPr>
        <w:t>Trends in</w:t>
      </w:r>
      <w:r>
        <w:rPr>
          <w:i/>
          <w:iCs/>
          <w:lang w:val="en-US"/>
        </w:rPr>
        <w:t xml:space="preserve"> N</w:t>
      </w:r>
      <w:r w:rsidRPr="0075219C">
        <w:rPr>
          <w:i/>
          <w:iCs/>
          <w:lang w:val="en-US"/>
        </w:rPr>
        <w:t>eurosciences</w:t>
      </w:r>
      <w:r w:rsidRPr="00593060">
        <w:rPr>
          <w:lang w:val="en-US"/>
        </w:rPr>
        <w:t>,</w:t>
      </w:r>
      <w:r w:rsidRPr="0075219C">
        <w:rPr>
          <w:i/>
          <w:iCs/>
          <w:lang w:val="en-US"/>
        </w:rPr>
        <w:t xml:space="preserve"> </w:t>
      </w:r>
      <w:r w:rsidRPr="00593060">
        <w:rPr>
          <w:lang w:val="en-US"/>
        </w:rPr>
        <w:t>37</w:t>
      </w:r>
      <w:r w:rsidRPr="0075219C">
        <w:rPr>
          <w:lang w:val="en-US"/>
        </w:rPr>
        <w:t>,</w:t>
      </w:r>
      <w:r>
        <w:rPr>
          <w:lang w:val="en-US"/>
        </w:rPr>
        <w:t xml:space="preserve"> </w:t>
      </w:r>
      <w:r w:rsidRPr="0075219C">
        <w:rPr>
          <w:lang w:val="en-US"/>
        </w:rPr>
        <w:t>219</w:t>
      </w:r>
      <w:r w:rsidR="00FA501D">
        <w:rPr>
          <w:lang w:val="en-US"/>
        </w:rPr>
        <w:t>–</w:t>
      </w:r>
      <w:r w:rsidRPr="0075219C">
        <w:rPr>
          <w:lang w:val="en-US"/>
        </w:rPr>
        <w:t>227</w:t>
      </w:r>
      <w:r w:rsidR="00FA501D">
        <w:rPr>
          <w:lang w:val="en-US"/>
        </w:rPr>
        <w:t>.</w:t>
      </w:r>
    </w:p>
    <w:p w14:paraId="3900399F" w14:textId="58D474BC" w:rsidR="00E9509A" w:rsidRPr="00E90485" w:rsidRDefault="00CC453B" w:rsidP="00A92956">
      <w:pPr>
        <w:spacing w:line="480" w:lineRule="auto"/>
        <w:ind w:left="720" w:hanging="720"/>
        <w:rPr>
          <w:lang w:val="en-US"/>
        </w:rPr>
      </w:pPr>
      <w:proofErr w:type="spellStart"/>
      <w:r w:rsidRPr="00593060">
        <w:rPr>
          <w:lang w:val="en-US"/>
        </w:rPr>
        <w:t>Sobell</w:t>
      </w:r>
      <w:proofErr w:type="spellEnd"/>
      <w:r w:rsidRPr="00593060">
        <w:rPr>
          <w:lang w:val="en-US"/>
        </w:rPr>
        <w:t xml:space="preserve">, L. C., </w:t>
      </w:r>
      <w:proofErr w:type="spellStart"/>
      <w:r w:rsidRPr="00593060">
        <w:rPr>
          <w:lang w:val="en-US"/>
        </w:rPr>
        <w:t>Ellingstad</w:t>
      </w:r>
      <w:proofErr w:type="spellEnd"/>
      <w:r w:rsidRPr="00593060">
        <w:rPr>
          <w:lang w:val="en-US"/>
        </w:rPr>
        <w:t xml:space="preserve">, T. P., &amp; </w:t>
      </w:r>
      <w:proofErr w:type="spellStart"/>
      <w:r w:rsidRPr="00593060">
        <w:rPr>
          <w:lang w:val="en-US"/>
        </w:rPr>
        <w:t>Sobell</w:t>
      </w:r>
      <w:proofErr w:type="spellEnd"/>
      <w:r w:rsidRPr="00593060">
        <w:rPr>
          <w:lang w:val="en-US"/>
        </w:rPr>
        <w:t xml:space="preserve">, M. B. (2000). </w:t>
      </w:r>
      <w:r w:rsidRPr="009075BA">
        <w:rPr>
          <w:lang w:val="en-US"/>
        </w:rPr>
        <w:t xml:space="preserve">Natural recovery from alcohol and drug problems: Methodological review of the research with suggestions for future directions. </w:t>
      </w:r>
      <w:r w:rsidRPr="00E90485">
        <w:rPr>
          <w:i/>
          <w:iCs/>
          <w:lang w:val="en-US"/>
        </w:rPr>
        <w:t>Addiction, 95</w:t>
      </w:r>
      <w:r w:rsidRPr="00E90485">
        <w:rPr>
          <w:lang w:val="en-US"/>
        </w:rPr>
        <w:t>, 749</w:t>
      </w:r>
      <w:r>
        <w:rPr>
          <w:lang w:val="en-US"/>
        </w:rPr>
        <w:t>–</w:t>
      </w:r>
      <w:r w:rsidRPr="00E90485">
        <w:rPr>
          <w:lang w:val="en-US"/>
        </w:rPr>
        <w:t>764.</w:t>
      </w:r>
    </w:p>
    <w:p w14:paraId="014C8810" w14:textId="1426C9BC" w:rsidR="000672D5" w:rsidRDefault="00C0187C" w:rsidP="00E9509A">
      <w:pPr>
        <w:spacing w:line="480" w:lineRule="auto"/>
        <w:ind w:left="720" w:hanging="720"/>
        <w:rPr>
          <w:ins w:id="491" w:author="Hilmar Zech" w:date="2022-01-26T12:24:00Z"/>
          <w:lang w:val="en-US"/>
        </w:rPr>
      </w:pPr>
      <w:proofErr w:type="spellStart"/>
      <w:r w:rsidRPr="009075BA">
        <w:rPr>
          <w:lang w:val="en-US"/>
        </w:rPr>
        <w:t>Stavro</w:t>
      </w:r>
      <w:proofErr w:type="spellEnd"/>
      <w:r w:rsidRPr="009075BA">
        <w:rPr>
          <w:lang w:val="en-US"/>
        </w:rPr>
        <w:t xml:space="preserve">, K., Pelletier, J., &amp; Potvin, S. (2013). Widespread and sustained cognitive deficits in alcoholism: a meta‐analysis. </w:t>
      </w:r>
      <w:r w:rsidRPr="00593060">
        <w:rPr>
          <w:i/>
          <w:iCs/>
          <w:lang w:val="en-US"/>
        </w:rPr>
        <w:t xml:space="preserve">Addiction </w:t>
      </w:r>
      <w:r w:rsidRPr="00A873B2">
        <w:rPr>
          <w:i/>
          <w:iCs/>
          <w:lang w:val="en-US"/>
        </w:rPr>
        <w:t>B</w:t>
      </w:r>
      <w:r w:rsidRPr="00593060">
        <w:rPr>
          <w:i/>
          <w:iCs/>
          <w:lang w:val="en-US"/>
        </w:rPr>
        <w:t>iology, 18</w:t>
      </w:r>
      <w:r w:rsidRPr="00593060">
        <w:rPr>
          <w:lang w:val="en-US"/>
        </w:rPr>
        <w:t>, 203</w:t>
      </w:r>
      <w:r>
        <w:rPr>
          <w:lang w:val="en-US"/>
        </w:rPr>
        <w:t>–</w:t>
      </w:r>
      <w:r w:rsidRPr="00593060">
        <w:rPr>
          <w:lang w:val="en-US"/>
        </w:rPr>
        <w:t>213.</w:t>
      </w:r>
    </w:p>
    <w:p w14:paraId="2F15F1F6" w14:textId="49528B41" w:rsidR="00C8794B" w:rsidRPr="00E3482D" w:rsidRDefault="00C8794B" w:rsidP="00C8794B">
      <w:pPr>
        <w:spacing w:line="480" w:lineRule="auto"/>
        <w:ind w:left="720" w:hanging="720"/>
      </w:pPr>
      <w:ins w:id="492" w:author="Hilmar Zech" w:date="2022-01-26T12:24:00Z">
        <w:r w:rsidRPr="00C8794B">
          <w:t>Verbruggen, F., Aron, A. R., Band, G. P., Beste, C., Bissett, P. G., Brockett, A. T., ... &amp; Boehler, C. N. (2019). A consensus guide to capturing the ability to inhibit actions and impulsive behaviors in the stop-signal task. </w:t>
        </w:r>
        <w:r w:rsidRPr="00C8794B">
          <w:rPr>
            <w:i/>
            <w:iCs/>
          </w:rPr>
          <w:t>e</w:t>
        </w:r>
        <w:r>
          <w:rPr>
            <w:i/>
            <w:iCs/>
            <w:lang w:val="en-US"/>
          </w:rPr>
          <w:t>LIFE</w:t>
        </w:r>
        <w:r w:rsidRPr="00C8794B">
          <w:t>, </w:t>
        </w:r>
        <w:r w:rsidRPr="00C8794B">
          <w:rPr>
            <w:i/>
            <w:iCs/>
          </w:rPr>
          <w:t>8</w:t>
        </w:r>
        <w:r w:rsidRPr="00C8794B">
          <w:t>, e46323.</w:t>
        </w:r>
      </w:ins>
    </w:p>
    <w:p w14:paraId="5417BE15" w14:textId="7099D44C" w:rsidR="00B655C2" w:rsidRPr="00E3482D" w:rsidRDefault="00E9509A" w:rsidP="00E9509A">
      <w:pPr>
        <w:spacing w:line="480" w:lineRule="auto"/>
        <w:ind w:left="720" w:hanging="720"/>
        <w:rPr>
          <w:ins w:id="493" w:author="Hilmar Zech" w:date="2022-01-08T17:34:00Z"/>
          <w:lang w:val="en-US"/>
        </w:rPr>
      </w:pPr>
      <w:r w:rsidRPr="00593060">
        <w:rPr>
          <w:lang w:val="en-US"/>
        </w:rPr>
        <w:t>World Health Organization (2019). </w:t>
      </w:r>
      <w:r w:rsidRPr="00593060">
        <w:rPr>
          <w:i/>
          <w:iCs/>
          <w:lang w:val="en-US"/>
        </w:rPr>
        <w:t xml:space="preserve">Global </w:t>
      </w:r>
      <w:r>
        <w:rPr>
          <w:i/>
          <w:iCs/>
          <w:lang w:val="en-US"/>
        </w:rPr>
        <w:t>S</w:t>
      </w:r>
      <w:r w:rsidRPr="00593060">
        <w:rPr>
          <w:i/>
          <w:iCs/>
          <w:lang w:val="en-US"/>
        </w:rPr>
        <w:t xml:space="preserve">tatus </w:t>
      </w:r>
      <w:r>
        <w:rPr>
          <w:i/>
          <w:iCs/>
          <w:lang w:val="en-US"/>
        </w:rPr>
        <w:t>R</w:t>
      </w:r>
      <w:r w:rsidRPr="00593060">
        <w:rPr>
          <w:i/>
          <w:iCs/>
          <w:lang w:val="en-US"/>
        </w:rPr>
        <w:t xml:space="preserve">eport on </w:t>
      </w:r>
      <w:r>
        <w:rPr>
          <w:i/>
          <w:iCs/>
          <w:lang w:val="en-US"/>
        </w:rPr>
        <w:t>A</w:t>
      </w:r>
      <w:r w:rsidRPr="00593060">
        <w:rPr>
          <w:i/>
          <w:iCs/>
          <w:lang w:val="en-US"/>
        </w:rPr>
        <w:t xml:space="preserve">lcohol and </w:t>
      </w:r>
      <w:r>
        <w:rPr>
          <w:i/>
          <w:iCs/>
          <w:lang w:val="en-US"/>
        </w:rPr>
        <w:t>H</w:t>
      </w:r>
      <w:r w:rsidRPr="00593060">
        <w:rPr>
          <w:i/>
          <w:iCs/>
          <w:lang w:val="en-US"/>
        </w:rPr>
        <w:t>ealth 2018</w:t>
      </w:r>
      <w:r w:rsidRPr="00593060">
        <w:rPr>
          <w:lang w:val="en-US"/>
        </w:rPr>
        <w:t xml:space="preserve">. </w:t>
      </w:r>
      <w:r w:rsidRPr="00E3482D">
        <w:rPr>
          <w:lang w:val="en-US"/>
        </w:rPr>
        <w:t>World Health Organization.</w:t>
      </w:r>
    </w:p>
    <w:p w14:paraId="587249D7" w14:textId="77777777" w:rsidR="00B655C2" w:rsidRPr="00E3482D" w:rsidRDefault="00B655C2">
      <w:pPr>
        <w:rPr>
          <w:ins w:id="494" w:author="Hilmar Zech" w:date="2022-01-08T17:34:00Z"/>
          <w:lang w:val="en-US"/>
        </w:rPr>
      </w:pPr>
      <w:ins w:id="495" w:author="Hilmar Zech" w:date="2022-01-08T17:34:00Z">
        <w:r w:rsidRPr="00E3482D">
          <w:rPr>
            <w:lang w:val="en-US"/>
          </w:rPr>
          <w:br w:type="page"/>
        </w:r>
      </w:ins>
    </w:p>
    <w:p w14:paraId="5816AB63" w14:textId="61F883EE" w:rsidR="00DD0245" w:rsidRDefault="00DD0245" w:rsidP="00DD0245">
      <w:pPr>
        <w:spacing w:line="480" w:lineRule="auto"/>
        <w:jc w:val="center"/>
        <w:outlineLvl w:val="0"/>
        <w:rPr>
          <w:ins w:id="496" w:author="Hilmar Zech" w:date="2022-01-08T17:37:00Z"/>
          <w:b/>
          <w:bCs/>
          <w:lang w:val="en-US"/>
        </w:rPr>
      </w:pPr>
      <w:ins w:id="497" w:author="Hilmar Zech" w:date="2022-01-08T17:37:00Z">
        <w:r>
          <w:rPr>
            <w:b/>
            <w:bCs/>
            <w:lang w:val="en-US"/>
          </w:rPr>
          <w:lastRenderedPageBreak/>
          <w:t xml:space="preserve">Appendix A – Drinks in drinking </w:t>
        </w:r>
        <w:commentRangeStart w:id="498"/>
        <w:r>
          <w:rPr>
            <w:b/>
            <w:bCs/>
            <w:lang w:val="en-US"/>
          </w:rPr>
          <w:t>questions</w:t>
        </w:r>
      </w:ins>
      <w:commentRangeEnd w:id="498"/>
      <w:ins w:id="499" w:author="Hilmar Zech" w:date="2022-01-26T11:06:00Z">
        <w:r w:rsidR="000424AB">
          <w:rPr>
            <w:rStyle w:val="CommentReference"/>
          </w:rPr>
          <w:commentReference w:id="498"/>
        </w:r>
      </w:ins>
    </w:p>
    <w:p w14:paraId="7C89FDAD" w14:textId="3946CA8B" w:rsidR="00B655C2" w:rsidRPr="00720F5F" w:rsidRDefault="00DD0245">
      <w:pPr>
        <w:spacing w:line="480" w:lineRule="auto"/>
        <w:jc w:val="both"/>
        <w:outlineLvl w:val="1"/>
        <w:rPr>
          <w:ins w:id="500" w:author="Hilmar Zech" w:date="2022-01-08T17:35:00Z"/>
          <w:rFonts w:eastAsiaTheme="minorHAnsi"/>
          <w:b/>
          <w:bCs/>
          <w:lang w:val="en-US"/>
          <w:rPrChange w:id="501" w:author="Hilmar Zech" w:date="2022-01-08T17:57:00Z">
            <w:rPr>
              <w:ins w:id="502" w:author="Hilmar Zech" w:date="2022-01-08T17:35:00Z"/>
              <w:b/>
              <w:bCs/>
            </w:rPr>
          </w:rPrChange>
        </w:rPr>
        <w:pPrChange w:id="503" w:author="Hilmar Zech" w:date="2022-01-08T17:37:00Z">
          <w:pPr>
            <w:spacing w:line="480" w:lineRule="auto"/>
            <w:ind w:left="720" w:hanging="720"/>
            <w:jc w:val="center"/>
          </w:pPr>
        </w:pPrChange>
      </w:pPr>
      <w:ins w:id="504" w:author="Hilmar Zech" w:date="2022-01-08T17:37:00Z">
        <w:r w:rsidRPr="00720F5F">
          <w:rPr>
            <w:rFonts w:eastAsiaTheme="minorHAnsi"/>
            <w:b/>
            <w:bCs/>
            <w:lang w:val="en-US"/>
            <w:rPrChange w:id="505" w:author="Hilmar Zech" w:date="2022-01-08T17:57:00Z">
              <w:rPr>
                <w:rFonts w:eastAsiaTheme="minorHAnsi"/>
                <w:b/>
                <w:bCs/>
              </w:rPr>
            </w:rPrChange>
          </w:rPr>
          <w:t xml:space="preserve">Drinks </w:t>
        </w:r>
      </w:ins>
      <w:ins w:id="506" w:author="Hilmar Zech" w:date="2022-01-08T17:56:00Z">
        <w:r w:rsidR="00720F5F" w:rsidRPr="00720F5F">
          <w:rPr>
            <w:rFonts w:eastAsiaTheme="minorHAnsi"/>
            <w:b/>
            <w:bCs/>
            <w:lang w:val="en-US"/>
            <w:rPrChange w:id="507" w:author="Hilmar Zech" w:date="2022-01-08T17:57:00Z">
              <w:rPr>
                <w:rFonts w:eastAsiaTheme="minorHAnsi"/>
                <w:b/>
                <w:bCs/>
              </w:rPr>
            </w:rPrChange>
          </w:rPr>
          <w:t>l</w:t>
        </w:r>
      </w:ins>
      <w:ins w:id="508" w:author="Hilmar Zech" w:date="2022-01-08T17:57:00Z">
        <w:r w:rsidR="00720F5F" w:rsidRPr="00720F5F">
          <w:rPr>
            <w:rFonts w:eastAsiaTheme="minorHAnsi"/>
            <w:b/>
            <w:bCs/>
            <w:lang w:val="en-US"/>
            <w:rPrChange w:id="509" w:author="Hilmar Zech" w:date="2022-01-08T17:57:00Z">
              <w:rPr>
                <w:rFonts w:eastAsiaTheme="minorHAnsi"/>
                <w:b/>
                <w:bCs/>
              </w:rPr>
            </w:rPrChange>
          </w:rPr>
          <w:t xml:space="preserve">isted </w:t>
        </w:r>
      </w:ins>
      <w:ins w:id="510" w:author="Hilmar Zech" w:date="2022-01-08T17:37:00Z">
        <w:r w:rsidRPr="00720F5F">
          <w:rPr>
            <w:rFonts w:eastAsiaTheme="minorHAnsi"/>
            <w:b/>
            <w:bCs/>
            <w:lang w:val="en-US"/>
            <w:rPrChange w:id="511" w:author="Hilmar Zech" w:date="2022-01-08T17:57:00Z">
              <w:rPr>
                <w:rFonts w:eastAsiaTheme="minorHAnsi"/>
                <w:b/>
                <w:bCs/>
              </w:rPr>
            </w:rPrChange>
          </w:rPr>
          <w:t>in retrospective questions</w:t>
        </w:r>
      </w:ins>
    </w:p>
    <w:p w14:paraId="2559961A" w14:textId="6C805281" w:rsidR="00B655C2" w:rsidDel="00720F5F" w:rsidRDefault="00DD0245" w:rsidP="00DD0245">
      <w:pPr>
        <w:spacing w:line="480" w:lineRule="auto"/>
        <w:rPr>
          <w:del w:id="512" w:author="Hilmar Zech" w:date="2022-01-08T17:35:00Z"/>
        </w:rPr>
      </w:pPr>
      <w:ins w:id="513" w:author="Hilmar Zech" w:date="2022-01-08T17:35:00Z">
        <w:r w:rsidRPr="00DD0245">
          <w:t xml:space="preserve">Biermischgetränk (übliches Glas), Bier (kleines Glas), Bier (übliches Glas), Starkbier (kleines Glas), Starkbier (übliches Glas), Weinmischgetränk (kleines Glas), Weinmischgetränk (übliches Glas), Weinmischgetränk (übliches Flasche), Wein, Sekt/Perlwein (kleines Glas), Wein, Sekt/Perlwein (übliches Glas), Wein, Sekt/Perlwein (übliches Flasche), Aufgespritzter Wein, Sherry (kleines Glas), Aufgespritzter Wein, Sherry (übliches Glas), Aufgespritzter Wein, Sherry (übliches Flasche), Süßer Likör (kleines Glas), Süßer Likör (übliches Glas), Süßer Likör (übliches Flasche), Schnaps (kleines Glas), Schnaps (doppelter </w:t>
        </w:r>
        <w:proofErr w:type="spellStart"/>
        <w:r w:rsidRPr="00DD0245">
          <w:t>Shot</w:t>
        </w:r>
        <w:proofErr w:type="spellEnd"/>
        <w:r w:rsidRPr="00DD0245">
          <w:t xml:space="preserve">/Whisky-Glas), Schnaps (übliches Flasche), </w:t>
        </w:r>
        <w:proofErr w:type="spellStart"/>
        <w:r w:rsidRPr="00DD0245">
          <w:t>Shazam</w:t>
        </w:r>
      </w:ins>
      <w:proofErr w:type="spellEnd"/>
    </w:p>
    <w:p w14:paraId="11EA0658" w14:textId="5A020B99" w:rsidR="00720F5F" w:rsidRDefault="00720F5F" w:rsidP="00DD0245">
      <w:pPr>
        <w:spacing w:line="480" w:lineRule="auto"/>
        <w:rPr>
          <w:ins w:id="514" w:author="Hilmar Zech" w:date="2022-01-08T17:57:00Z"/>
        </w:rPr>
      </w:pPr>
    </w:p>
    <w:p w14:paraId="10E92EB8" w14:textId="77777777" w:rsidR="00A277B5" w:rsidRPr="00AB0979" w:rsidRDefault="00A277B5" w:rsidP="00720F5F">
      <w:pPr>
        <w:spacing w:line="480" w:lineRule="auto"/>
        <w:jc w:val="both"/>
        <w:outlineLvl w:val="1"/>
        <w:rPr>
          <w:ins w:id="515" w:author="Hilmar Zech" w:date="2022-01-08T17:58:00Z"/>
          <w:rFonts w:eastAsiaTheme="minorHAnsi"/>
          <w:b/>
          <w:bCs/>
          <w:lang w:val="de-DE"/>
          <w:rPrChange w:id="516" w:author="Hilmar Zech" w:date="2022-01-08T17:59:00Z">
            <w:rPr>
              <w:ins w:id="517" w:author="Hilmar Zech" w:date="2022-01-08T17:58:00Z"/>
              <w:rFonts w:eastAsiaTheme="minorHAnsi"/>
              <w:b/>
              <w:bCs/>
              <w:lang w:val="en-US"/>
            </w:rPr>
          </w:rPrChange>
        </w:rPr>
      </w:pPr>
    </w:p>
    <w:p w14:paraId="32087334" w14:textId="4127049F" w:rsidR="00720F5F" w:rsidRPr="00AB0979" w:rsidRDefault="00720F5F" w:rsidP="00720F5F">
      <w:pPr>
        <w:spacing w:line="480" w:lineRule="auto"/>
        <w:jc w:val="both"/>
        <w:outlineLvl w:val="1"/>
        <w:rPr>
          <w:ins w:id="518" w:author="Hilmar Zech" w:date="2022-01-08T17:57:00Z"/>
          <w:rFonts w:eastAsiaTheme="minorHAnsi"/>
          <w:b/>
          <w:bCs/>
          <w:lang w:val="de-DE"/>
          <w:rPrChange w:id="519" w:author="Hilmar Zech" w:date="2022-01-08T17:59:00Z">
            <w:rPr>
              <w:ins w:id="520" w:author="Hilmar Zech" w:date="2022-01-08T17:57:00Z"/>
              <w:rFonts w:eastAsiaTheme="minorHAnsi"/>
              <w:b/>
              <w:bCs/>
              <w:lang w:val="en-US"/>
            </w:rPr>
          </w:rPrChange>
        </w:rPr>
      </w:pPr>
      <w:ins w:id="521" w:author="Hilmar Zech" w:date="2022-01-08T17:57:00Z">
        <w:r w:rsidRPr="00AB0979">
          <w:rPr>
            <w:rFonts w:eastAsiaTheme="minorHAnsi"/>
            <w:b/>
            <w:bCs/>
            <w:lang w:val="de-DE"/>
            <w:rPrChange w:id="522" w:author="Hilmar Zech" w:date="2022-01-08T17:59:00Z">
              <w:rPr>
                <w:rFonts w:eastAsiaTheme="minorHAnsi"/>
                <w:b/>
                <w:bCs/>
                <w:lang w:val="en-US"/>
              </w:rPr>
            </w:rPrChange>
          </w:rPr>
          <w:t xml:space="preserve">Drinks </w:t>
        </w:r>
        <w:proofErr w:type="spellStart"/>
        <w:r w:rsidRPr="00AB0979">
          <w:rPr>
            <w:rFonts w:eastAsiaTheme="minorHAnsi"/>
            <w:b/>
            <w:bCs/>
            <w:lang w:val="de-DE"/>
            <w:rPrChange w:id="523" w:author="Hilmar Zech" w:date="2022-01-08T17:59:00Z">
              <w:rPr>
                <w:rFonts w:eastAsiaTheme="minorHAnsi"/>
                <w:b/>
                <w:bCs/>
                <w:lang w:val="en-US"/>
              </w:rPr>
            </w:rPrChange>
          </w:rPr>
          <w:t>listed</w:t>
        </w:r>
        <w:proofErr w:type="spellEnd"/>
        <w:r w:rsidRPr="00AB0979">
          <w:rPr>
            <w:rFonts w:eastAsiaTheme="minorHAnsi"/>
            <w:b/>
            <w:bCs/>
            <w:lang w:val="de-DE"/>
            <w:rPrChange w:id="524" w:author="Hilmar Zech" w:date="2022-01-08T17:59:00Z">
              <w:rPr>
                <w:rFonts w:eastAsiaTheme="minorHAnsi"/>
                <w:b/>
                <w:bCs/>
                <w:lang w:val="en-US"/>
              </w:rPr>
            </w:rPrChange>
          </w:rPr>
          <w:t xml:space="preserve"> in </w:t>
        </w:r>
        <w:proofErr w:type="spellStart"/>
        <w:r w:rsidRPr="00AB0979">
          <w:rPr>
            <w:rFonts w:eastAsiaTheme="minorHAnsi"/>
            <w:b/>
            <w:bCs/>
            <w:lang w:val="de-DE"/>
            <w:rPrChange w:id="525" w:author="Hilmar Zech" w:date="2022-01-08T17:59:00Z">
              <w:rPr>
                <w:rFonts w:eastAsiaTheme="minorHAnsi"/>
                <w:b/>
                <w:bCs/>
                <w:lang w:val="en-US"/>
              </w:rPr>
            </w:rPrChange>
          </w:rPr>
          <w:t>ema</w:t>
        </w:r>
        <w:proofErr w:type="spellEnd"/>
        <w:r w:rsidRPr="00AB0979">
          <w:rPr>
            <w:rFonts w:eastAsiaTheme="minorHAnsi"/>
            <w:b/>
            <w:bCs/>
            <w:lang w:val="de-DE"/>
            <w:rPrChange w:id="526" w:author="Hilmar Zech" w:date="2022-01-08T17:59:00Z">
              <w:rPr>
                <w:rFonts w:eastAsiaTheme="minorHAnsi"/>
                <w:b/>
                <w:bCs/>
                <w:lang w:val="en-US"/>
              </w:rPr>
            </w:rPrChange>
          </w:rPr>
          <w:t xml:space="preserve"> </w:t>
        </w:r>
        <w:proofErr w:type="spellStart"/>
        <w:r w:rsidRPr="00AB0979">
          <w:rPr>
            <w:rFonts w:eastAsiaTheme="minorHAnsi"/>
            <w:b/>
            <w:bCs/>
            <w:lang w:val="de-DE"/>
            <w:rPrChange w:id="527" w:author="Hilmar Zech" w:date="2022-01-08T17:59:00Z">
              <w:rPr>
                <w:rFonts w:eastAsiaTheme="minorHAnsi"/>
                <w:b/>
                <w:bCs/>
                <w:lang w:val="en-US"/>
              </w:rPr>
            </w:rPrChange>
          </w:rPr>
          <w:t>questions</w:t>
        </w:r>
        <w:proofErr w:type="spellEnd"/>
      </w:ins>
    </w:p>
    <w:p w14:paraId="1B83DE2D" w14:textId="7F346EEB" w:rsidR="00720F5F" w:rsidRPr="00AB0979" w:rsidRDefault="00A277B5">
      <w:pPr>
        <w:spacing w:line="480" w:lineRule="auto"/>
        <w:rPr>
          <w:ins w:id="528" w:author="Hilmar Zech" w:date="2022-01-08T17:57:00Z"/>
        </w:rPr>
        <w:pPrChange w:id="529" w:author="Hilmar Zech" w:date="2022-01-08T17:36:00Z">
          <w:pPr>
            <w:spacing w:line="480" w:lineRule="auto"/>
            <w:ind w:left="720" w:hanging="720"/>
          </w:pPr>
        </w:pPrChange>
      </w:pPr>
      <w:ins w:id="530" w:author="Hilmar Zech" w:date="2022-01-08T17:58:00Z">
        <w:r w:rsidRPr="00AB0979">
          <w:rPr>
            <w:lang w:val="de-DE"/>
            <w:rPrChange w:id="531" w:author="Hilmar Zech" w:date="2022-01-08T17:59:00Z">
              <w:rPr>
                <w:lang w:val="en-US"/>
              </w:rPr>
            </w:rPrChange>
          </w:rPr>
          <w:t>Kleines Bier, Mittleres Bier, Großes Bier, Kleiner Weißwein, Mittlerer Weißwein, Flasche Weißwein, Kleiner Rotwein, Mittlerer Rotwein, Flasche Rotwein, Sekt, Flasche Sekt, Likör-Wein , Kleiner Likör , Großer Likör , Likör süß , Kleine Spirituose , Große Spirituose , Spirituose , Kleine Spirituose</w:t>
        </w:r>
      </w:ins>
    </w:p>
    <w:p w14:paraId="40B3B89E" w14:textId="77777777" w:rsidR="00E9509A" w:rsidRPr="00AB0979" w:rsidRDefault="00E9509A">
      <w:pPr>
        <w:spacing w:line="480" w:lineRule="auto"/>
        <w:rPr>
          <w:b/>
          <w:bCs/>
          <w:lang w:val="de-DE"/>
          <w:rPrChange w:id="532" w:author="Hilmar Zech" w:date="2022-01-08T17:59:00Z">
            <w:rPr>
              <w:b/>
              <w:bCs/>
              <w:lang w:val="en-US"/>
            </w:rPr>
          </w:rPrChange>
        </w:rPr>
        <w:pPrChange w:id="533" w:author="Hilmar Zech" w:date="2022-01-08T17:36:00Z">
          <w:pPr>
            <w:spacing w:line="480" w:lineRule="auto"/>
            <w:ind w:left="720" w:hanging="720"/>
          </w:pPr>
        </w:pPrChange>
      </w:pPr>
    </w:p>
    <w:sectPr w:rsidR="00E9509A" w:rsidRPr="00AB0979" w:rsidSect="00384D86">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eserno, Lorenz" w:date="2022-01-18T11:35:00Z" w:initials="DL">
    <w:p w14:paraId="4B80BF3D" w14:textId="3A89A45D" w:rsidR="00D44063" w:rsidRPr="0019510E" w:rsidRDefault="00D44063">
      <w:pPr>
        <w:pStyle w:val="CommentText"/>
        <w:rPr>
          <w:lang w:val="en-GB"/>
        </w:rPr>
      </w:pPr>
      <w:r>
        <w:rPr>
          <w:rStyle w:val="CommentReference"/>
        </w:rPr>
        <w:annotationRef/>
      </w:r>
      <w:r w:rsidRPr="0019510E">
        <w:rPr>
          <w:lang w:val="en-GB"/>
        </w:rPr>
        <w:t>I am struggling a bit with validity</w:t>
      </w:r>
      <w:r>
        <w:rPr>
          <w:lang w:val="en-GB"/>
        </w:rPr>
        <w:t xml:space="preserve"> because ideally we </w:t>
      </w:r>
      <w:proofErr w:type="spellStart"/>
      <w:r>
        <w:rPr>
          <w:lang w:val="en-GB"/>
        </w:rPr>
        <w:t>we</w:t>
      </w:r>
      <w:proofErr w:type="spellEnd"/>
      <w:r>
        <w:rPr>
          <w:lang w:val="en-GB"/>
        </w:rPr>
        <w:t xml:space="preserve"> would then correlate smartphone tasks to “standard” lab tasks </w:t>
      </w:r>
    </w:p>
  </w:comment>
  <w:comment w:id="1" w:author="Hilmar Zech" w:date="2022-01-26T09:35:00Z" w:initials="HZ">
    <w:p w14:paraId="2FF52222" w14:textId="5DCD2BE6" w:rsidR="009C53B7" w:rsidRPr="009C53B7" w:rsidRDefault="009C53B7">
      <w:pPr>
        <w:pStyle w:val="CommentText"/>
        <w:rPr>
          <w:lang w:val="en-US"/>
        </w:rPr>
      </w:pPr>
      <w:r>
        <w:rPr>
          <w:rStyle w:val="CommentReference"/>
        </w:rPr>
        <w:annotationRef/>
      </w:r>
      <w:r w:rsidRPr="009C53B7">
        <w:rPr>
          <w:lang w:val="en-US"/>
        </w:rPr>
        <w:t>Yes, this was the original pl</w:t>
      </w:r>
      <w:r>
        <w:rPr>
          <w:lang w:val="en-US"/>
        </w:rPr>
        <w:t>an</w:t>
      </w:r>
      <w:r w:rsidR="004C06E4">
        <w:rPr>
          <w:lang w:val="en-US"/>
        </w:rPr>
        <w:t xml:space="preserve">. </w:t>
      </w:r>
      <w:r>
        <w:rPr>
          <w:lang w:val="en-US"/>
        </w:rPr>
        <w:t>I also think it makes more sense than validating it against drinking data (or perhaps both?)</w:t>
      </w:r>
    </w:p>
  </w:comment>
  <w:comment w:id="23" w:author="Deserno, Lorenz" w:date="2022-01-18T11:33:00Z" w:initials="DL">
    <w:p w14:paraId="45F5F17B" w14:textId="325BC86E" w:rsidR="00D44063" w:rsidRDefault="00D44063">
      <w:pPr>
        <w:pStyle w:val="CommentText"/>
      </w:pPr>
      <w:r>
        <w:rPr>
          <w:rStyle w:val="CommentReference"/>
        </w:rPr>
        <w:annotationRef/>
      </w:r>
      <w:r>
        <w:t xml:space="preserve">Habe hier mal Personen separiert, die auf der </w:t>
      </w:r>
      <w:proofErr w:type="spellStart"/>
      <w:r>
        <w:t>prereg</w:t>
      </w:r>
      <w:proofErr w:type="spellEnd"/>
      <w:r>
        <w:t xml:space="preserve"> stehen, aber nichts zwangsläufig aus </w:t>
      </w:r>
      <w:proofErr w:type="spellStart"/>
      <w:r>
        <w:t>reliability</w:t>
      </w:r>
      <w:proofErr w:type="spellEnd"/>
      <w:r>
        <w:t xml:space="preserve"> </w:t>
      </w:r>
      <w:proofErr w:type="spellStart"/>
      <w:r>
        <w:t>paper</w:t>
      </w:r>
      <w:proofErr w:type="spellEnd"/>
      <w:r>
        <w:t xml:space="preserve"> müssten. </w:t>
      </w:r>
    </w:p>
    <w:p w14:paraId="0624E77A" w14:textId="16EAE017" w:rsidR="00D44063" w:rsidRDefault="00D44063">
      <w:pPr>
        <w:pStyle w:val="CommentText"/>
      </w:pPr>
      <w:r>
        <w:t xml:space="preserve">Können sie ggf. aber gerne. </w:t>
      </w:r>
    </w:p>
    <w:p w14:paraId="4BA38FF2" w14:textId="6113B1F7" w:rsidR="00D44063" w:rsidRDefault="00D44063">
      <w:pPr>
        <w:pStyle w:val="CommentText"/>
      </w:pPr>
      <w:r>
        <w:t xml:space="preserve">Höchstwahrscheinlich kommt ja eh eine große weitere Menge von Autoren </w:t>
      </w:r>
    </w:p>
  </w:comment>
  <w:comment w:id="72" w:author="Deserno, Lorenz" w:date="2022-01-18T10:10:00Z" w:initials="DL">
    <w:p w14:paraId="3033F789" w14:textId="707AD6B4" w:rsidR="00D44063" w:rsidRPr="00E07808" w:rsidRDefault="00D44063">
      <w:pPr>
        <w:pStyle w:val="CommentText"/>
        <w:rPr>
          <w:lang w:val="en-GB"/>
        </w:rPr>
      </w:pPr>
      <w:r>
        <w:rPr>
          <w:rStyle w:val="CommentReference"/>
        </w:rPr>
        <w:annotationRef/>
      </w:r>
      <w:r w:rsidRPr="00E07808">
        <w:rPr>
          <w:lang w:val="en-GB"/>
        </w:rPr>
        <w:t xml:space="preserve">What </w:t>
      </w:r>
      <w:proofErr w:type="spellStart"/>
      <w:r w:rsidRPr="00E07808">
        <w:rPr>
          <w:lang w:val="en-GB"/>
        </w:rPr>
        <w:t>ist</w:t>
      </w:r>
      <w:proofErr w:type="spellEnd"/>
      <w:r w:rsidRPr="00E07808">
        <w:rPr>
          <w:lang w:val="en-GB"/>
        </w:rPr>
        <w:t xml:space="preserve"> he questionnaire called? </w:t>
      </w:r>
      <w:r>
        <w:rPr>
          <w:lang w:val="en-GB"/>
        </w:rPr>
        <w:t xml:space="preserve">Timeline follow back? What is the citation? </w:t>
      </w:r>
    </w:p>
  </w:comment>
  <w:comment w:id="73" w:author="Hilmar Zech" w:date="2022-01-26T11:21:00Z" w:initials="HZ">
    <w:p w14:paraId="2B2809D1" w14:textId="3AF5E3BF" w:rsidR="00BA7C27" w:rsidRPr="00BA7C27" w:rsidRDefault="00BA7C27">
      <w:pPr>
        <w:pStyle w:val="CommentText"/>
        <w:rPr>
          <w:lang w:val="en-US"/>
        </w:rPr>
      </w:pPr>
      <w:r>
        <w:rPr>
          <w:rStyle w:val="CommentReference"/>
        </w:rPr>
        <w:annotationRef/>
      </w:r>
      <w:r w:rsidRPr="00BA7C27">
        <w:rPr>
          <w:lang w:val="en-US"/>
        </w:rPr>
        <w:t xml:space="preserve">It’s a Quantity-Frequency </w:t>
      </w:r>
      <w:r>
        <w:rPr>
          <w:lang w:val="en-US"/>
        </w:rPr>
        <w:t>questionnaire</w:t>
      </w:r>
      <w:r w:rsidR="004C06E4">
        <w:rPr>
          <w:lang w:val="en-US"/>
        </w:rPr>
        <w:t xml:space="preserve">. </w:t>
      </w:r>
      <w:r>
        <w:rPr>
          <w:lang w:val="en-US"/>
        </w:rPr>
        <w:t>I haven’t found the original referenc</w:t>
      </w:r>
      <w:r w:rsidR="00B55B76">
        <w:rPr>
          <w:lang w:val="en-US"/>
        </w:rPr>
        <w:t>e</w:t>
      </w:r>
      <w:r>
        <w:rPr>
          <w:lang w:val="en-US"/>
        </w:rPr>
        <w:t xml:space="preserve"> for </w:t>
      </w:r>
      <w:r w:rsidR="00B55B76">
        <w:rPr>
          <w:lang w:val="en-US"/>
        </w:rPr>
        <w:t>the specific version we use in our study,</w:t>
      </w:r>
      <w:r>
        <w:rPr>
          <w:lang w:val="en-US"/>
        </w:rPr>
        <w:t xml:space="preserve"> yet.</w:t>
      </w:r>
    </w:p>
  </w:comment>
  <w:comment w:id="82" w:author="Hilmar Zech" w:date="2022-01-26T21:32:00Z" w:initials="HZ">
    <w:p w14:paraId="329CBD81" w14:textId="3C707E12" w:rsidR="00EB3352" w:rsidRPr="00EB3352" w:rsidRDefault="00EB3352" w:rsidP="00EB3352">
      <w:r>
        <w:rPr>
          <w:rStyle w:val="CommentReference"/>
        </w:rPr>
        <w:annotationRef/>
      </w:r>
      <w:r w:rsidRPr="00EB3352">
        <w:t>Note that the participants with 30 standard drinks per drinking day reported to drink 7 large beers and a bottle liquor (500ml of &gt;30%) on every drinking day</w:t>
      </w:r>
      <w:r w:rsidR="00F215D9">
        <w:rPr>
          <w:lang w:val="en-US"/>
        </w:rPr>
        <w:t>. F</w:t>
      </w:r>
      <w:r w:rsidRPr="00EB3352">
        <w:t>or a person weighing over 45kg, this is still below the lethal dose of 8g/kg</w:t>
      </w:r>
      <w:r w:rsidR="00E14EC3">
        <w:rPr>
          <w:lang w:val="en-US"/>
        </w:rPr>
        <w:t>, but I’m not sure whether we should filter this out anyways.</w:t>
      </w:r>
    </w:p>
    <w:p w14:paraId="04DB5515" w14:textId="421EB96E" w:rsidR="00EB3352" w:rsidRPr="00EB3352" w:rsidRDefault="00EB3352">
      <w:pPr>
        <w:pStyle w:val="CommentText"/>
        <w:rPr>
          <w:lang w:val="en-NL"/>
        </w:rPr>
      </w:pPr>
    </w:p>
  </w:comment>
  <w:comment w:id="83" w:author="Deserno, Lorenz" w:date="2022-01-18T08:57:00Z" w:initials="DL">
    <w:p w14:paraId="6B5E401D" w14:textId="77777777" w:rsidR="00D36A00" w:rsidRDefault="00D36A00" w:rsidP="00D36A00">
      <w:pPr>
        <w:pStyle w:val="CommentText"/>
        <w:rPr>
          <w:lang w:val="en-GB"/>
        </w:rPr>
      </w:pPr>
      <w:r>
        <w:rPr>
          <w:rStyle w:val="CommentReference"/>
        </w:rPr>
        <w:annotationRef/>
      </w:r>
      <w:r w:rsidRPr="000F6885">
        <w:rPr>
          <w:lang w:val="en-GB"/>
        </w:rPr>
        <w:t>How this is at all possible</w:t>
      </w:r>
      <w:r>
        <w:rPr>
          <w:lang w:val="en-GB"/>
        </w:rPr>
        <w:t xml:space="preserve">!!?? </w:t>
      </w:r>
    </w:p>
    <w:p w14:paraId="19CE973E" w14:textId="77777777" w:rsidR="00D36A00" w:rsidRPr="000F6885" w:rsidRDefault="00D36A00" w:rsidP="00D36A00">
      <w:pPr>
        <w:pStyle w:val="CommentText"/>
        <w:rPr>
          <w:lang w:val="en-GB"/>
        </w:rPr>
      </w:pPr>
      <w:r>
        <w:rPr>
          <w:lang w:val="en-GB"/>
        </w:rPr>
        <w:t xml:space="preserve">A bug? Are you including a control? </w:t>
      </w:r>
    </w:p>
  </w:comment>
  <w:comment w:id="84" w:author="Hilmar Zech" w:date="2022-01-26T09:08:00Z" w:initials="HZ">
    <w:p w14:paraId="258CDEFF" w14:textId="77777777" w:rsidR="00D36A00" w:rsidRDefault="00D36A00" w:rsidP="00D36A00">
      <w:pPr>
        <w:pStyle w:val="CommentText"/>
        <w:rPr>
          <w:lang w:val="en-US"/>
        </w:rPr>
      </w:pPr>
      <w:r>
        <w:rPr>
          <w:rStyle w:val="CommentReference"/>
        </w:rPr>
        <w:annotationRef/>
      </w:r>
      <w:r w:rsidRPr="00666C4B">
        <w:rPr>
          <w:lang w:val="en-US"/>
        </w:rPr>
        <w:t xml:space="preserve">This does not seem to be </w:t>
      </w:r>
      <w:r>
        <w:rPr>
          <w:lang w:val="en-US"/>
        </w:rPr>
        <w:t xml:space="preserve">a bug (at least not based on everything I checked, so far). In the last version, I did not round it to two decimals, so it showed 0 (the minimum is actually .04). </w:t>
      </w:r>
    </w:p>
    <w:p w14:paraId="28539C54" w14:textId="77777777" w:rsidR="00D36A00" w:rsidRDefault="00D36A00" w:rsidP="00D36A00">
      <w:pPr>
        <w:pStyle w:val="CommentText"/>
        <w:rPr>
          <w:lang w:val="en-US"/>
        </w:rPr>
      </w:pPr>
    </w:p>
    <w:p w14:paraId="2AA10521" w14:textId="77777777" w:rsidR="00D36A00" w:rsidRDefault="00D36A00" w:rsidP="00D36A00">
      <w:pPr>
        <w:pStyle w:val="CommentText"/>
        <w:rPr>
          <w:lang w:val="en-US"/>
        </w:rPr>
      </w:pPr>
      <w:r>
        <w:rPr>
          <w:lang w:val="en-US"/>
        </w:rPr>
        <w:t xml:space="preserve">There could be a data entry problem, though. The participant with .04 standard drinks per day over the last three months indicated that he drank 24 times over the last three months. On each drinking day he drank </w:t>
      </w:r>
      <w:r w:rsidRPr="00214763">
        <w:rPr>
          <w:b/>
          <w:bCs/>
          <w:lang w:val="en-US"/>
        </w:rPr>
        <w:t>0.2</w:t>
      </w:r>
      <w:r w:rsidRPr="00214763">
        <w:rPr>
          <w:lang w:val="en-US"/>
        </w:rPr>
        <w:t xml:space="preserve"> small glasses of wine</w:t>
      </w:r>
      <w:r>
        <w:rPr>
          <w:lang w:val="en-US"/>
        </w:rPr>
        <w:t xml:space="preserve"> (according the redcap data entry; this is probably a mistake).</w:t>
      </w:r>
    </w:p>
    <w:p w14:paraId="7E4E88D1" w14:textId="77777777" w:rsidR="00D36A00" w:rsidRDefault="00D36A00" w:rsidP="00D36A00">
      <w:pPr>
        <w:pStyle w:val="CommentText"/>
        <w:rPr>
          <w:lang w:val="en-US"/>
        </w:rPr>
      </w:pPr>
    </w:p>
    <w:p w14:paraId="25E3C538" w14:textId="77777777" w:rsidR="00D36A00" w:rsidRPr="00C9240B" w:rsidRDefault="00D36A00" w:rsidP="00D36A00">
      <w:pPr>
        <w:pStyle w:val="CommentText"/>
        <w:rPr>
          <w:lang w:val="en-US"/>
        </w:rPr>
      </w:pPr>
      <w:r>
        <w:rPr>
          <w:lang w:val="en-US"/>
        </w:rPr>
        <w:t>This is equivalent to .15 standard drinks per drinking day. I then multiply this by the drinking days (24) and divide by three months: .15*24/90 = .04.</w:t>
      </w:r>
    </w:p>
  </w:comment>
  <w:comment w:id="103" w:author="Deserno, Lorenz" w:date="2022-01-18T09:40:00Z" w:initials="DL">
    <w:p w14:paraId="10AB28B2" w14:textId="77777777" w:rsidR="00104304" w:rsidRPr="006F6223" w:rsidRDefault="00104304" w:rsidP="00104304">
      <w:pPr>
        <w:pStyle w:val="CommentText"/>
        <w:rPr>
          <w:lang w:val="en-GB"/>
        </w:rPr>
      </w:pPr>
      <w:r>
        <w:rPr>
          <w:rStyle w:val="CommentReference"/>
        </w:rPr>
        <w:annotationRef/>
      </w:r>
      <w:r w:rsidRPr="006F6223">
        <w:rPr>
          <w:lang w:val="en-GB"/>
        </w:rPr>
        <w:t>Shouldn’t we include the assessment schedul</w:t>
      </w:r>
      <w:r>
        <w:rPr>
          <w:lang w:val="en-GB"/>
        </w:rPr>
        <w:t xml:space="preserve">e of the tasks? How and when task assessment was triggered? </w:t>
      </w:r>
    </w:p>
  </w:comment>
  <w:comment w:id="104" w:author="Deserno, Lorenz" w:date="2022-01-18T09:46:00Z" w:initials="DL">
    <w:p w14:paraId="1144E36C" w14:textId="77777777" w:rsidR="00104304" w:rsidRDefault="00104304" w:rsidP="00104304">
      <w:pPr>
        <w:pStyle w:val="CommentText"/>
        <w:rPr>
          <w:lang w:val="en-GB"/>
        </w:rPr>
      </w:pPr>
      <w:r>
        <w:rPr>
          <w:rStyle w:val="CommentReference"/>
        </w:rPr>
        <w:annotationRef/>
      </w:r>
      <w:r w:rsidRPr="006F6223">
        <w:rPr>
          <w:lang w:val="en-GB"/>
        </w:rPr>
        <w:t>Wouldn’t it be good to have a figure illustrating the study design</w:t>
      </w:r>
      <w:r>
        <w:rPr>
          <w:lang w:val="en-GB"/>
        </w:rPr>
        <w:t xml:space="preserve">? </w:t>
      </w:r>
    </w:p>
    <w:p w14:paraId="1AD566E6" w14:textId="77777777" w:rsidR="00104304" w:rsidRPr="006F6223" w:rsidRDefault="00104304" w:rsidP="00104304">
      <w:pPr>
        <w:pStyle w:val="CommentText"/>
        <w:rPr>
          <w:lang w:val="en-GB"/>
        </w:rPr>
      </w:pPr>
      <w:r>
        <w:rPr>
          <w:lang w:val="en-GB"/>
        </w:rPr>
        <w:t>If comprehensive, this could be an upper panel of Figure 1</w:t>
      </w:r>
    </w:p>
  </w:comment>
  <w:comment w:id="105" w:author="Hilmar Zech" w:date="2022-01-26T21:43:00Z" w:initials="HZ">
    <w:p w14:paraId="7669F6C2" w14:textId="495FFCFC" w:rsidR="00F82219" w:rsidRPr="00F82219" w:rsidRDefault="00F82219">
      <w:pPr>
        <w:pStyle w:val="CommentText"/>
        <w:rPr>
          <w:lang w:val="en-US"/>
        </w:rPr>
      </w:pPr>
      <w:r>
        <w:rPr>
          <w:rStyle w:val="CommentReference"/>
        </w:rPr>
        <w:annotationRef/>
      </w:r>
      <w:r w:rsidRPr="00F82219">
        <w:rPr>
          <w:lang w:val="en-US"/>
        </w:rPr>
        <w:t>I added the assessment schedule</w:t>
      </w:r>
      <w:r>
        <w:rPr>
          <w:lang w:val="en-US"/>
        </w:rPr>
        <w:t xml:space="preserve"> to the text.  I think</w:t>
      </w:r>
      <w:r w:rsidR="00BB25F5">
        <w:rPr>
          <w:lang w:val="en-US"/>
        </w:rPr>
        <w:t xml:space="preserve"> including the study design in the figure is a good idea.  I still need some time to implement it, though.</w:t>
      </w:r>
    </w:p>
  </w:comment>
  <w:comment w:id="123" w:author="Deserno, Lorenz" w:date="2022-01-18T10:15:00Z" w:initials="DL">
    <w:p w14:paraId="22EB4810" w14:textId="0CD0DDC2" w:rsidR="00D44063" w:rsidRPr="00D57063" w:rsidRDefault="00D44063">
      <w:pPr>
        <w:pStyle w:val="CommentText"/>
        <w:rPr>
          <w:lang w:val="en-GB"/>
        </w:rPr>
      </w:pPr>
      <w:r>
        <w:rPr>
          <w:rStyle w:val="CommentReference"/>
        </w:rPr>
        <w:annotationRef/>
      </w:r>
      <w:r w:rsidRPr="00D57063">
        <w:rPr>
          <w:lang w:val="en-GB"/>
        </w:rPr>
        <w:t>Correct</w:t>
      </w:r>
    </w:p>
  </w:comment>
  <w:comment w:id="124" w:author="Hilmar Zech" w:date="2022-01-26T11:22:00Z" w:initials="HZ">
    <w:p w14:paraId="34B6B17B" w14:textId="4E7823A1" w:rsidR="0071214F" w:rsidRPr="001201D6" w:rsidRDefault="0071214F">
      <w:pPr>
        <w:pStyle w:val="CommentText"/>
        <w:rPr>
          <w:lang w:val="en-US"/>
        </w:rPr>
      </w:pPr>
      <w:r>
        <w:rPr>
          <w:rStyle w:val="CommentReference"/>
        </w:rPr>
        <w:annotationRef/>
      </w:r>
      <w:r w:rsidR="00BB25F5">
        <w:rPr>
          <w:lang w:val="en-US"/>
        </w:rPr>
        <w:t>It should be gram.</w:t>
      </w:r>
    </w:p>
  </w:comment>
  <w:comment w:id="127" w:author="Deserno, Lorenz" w:date="2022-01-18T10:23:00Z" w:initials="DL">
    <w:p w14:paraId="09CB5CC5" w14:textId="78529449" w:rsidR="00D44063" w:rsidRPr="00D57063" w:rsidRDefault="00D44063">
      <w:pPr>
        <w:pStyle w:val="CommentText"/>
        <w:rPr>
          <w:lang w:val="en-GB"/>
        </w:rPr>
      </w:pPr>
      <w:r>
        <w:rPr>
          <w:rStyle w:val="CommentReference"/>
        </w:rPr>
        <w:annotationRef/>
      </w:r>
      <w:r w:rsidRPr="00D57063">
        <w:rPr>
          <w:lang w:val="en-GB"/>
        </w:rPr>
        <w:t xml:space="preserve">You have to describe when this assessment took place and how </w:t>
      </w:r>
      <w:r>
        <w:rPr>
          <w:lang w:val="en-GB"/>
        </w:rPr>
        <w:t xml:space="preserve">it took (one session, order etc). </w:t>
      </w:r>
    </w:p>
  </w:comment>
  <w:comment w:id="130" w:author="Deserno, Lorenz" w:date="2022-01-18T09:40:00Z" w:initials="DL">
    <w:p w14:paraId="327A27C5" w14:textId="049E8C92" w:rsidR="00D44063" w:rsidRPr="006F6223" w:rsidRDefault="00D44063">
      <w:pPr>
        <w:pStyle w:val="CommentText"/>
        <w:rPr>
          <w:lang w:val="en-GB"/>
        </w:rPr>
      </w:pPr>
      <w:r>
        <w:rPr>
          <w:rStyle w:val="CommentReference"/>
        </w:rPr>
        <w:annotationRef/>
      </w:r>
      <w:r w:rsidRPr="006F6223">
        <w:rPr>
          <w:lang w:val="en-GB"/>
        </w:rPr>
        <w:t>Shouldn’t we include the assessment schedul</w:t>
      </w:r>
      <w:r>
        <w:rPr>
          <w:lang w:val="en-GB"/>
        </w:rPr>
        <w:t xml:space="preserve">e of the tasks? How and when task assessment was triggered? </w:t>
      </w:r>
    </w:p>
  </w:comment>
  <w:comment w:id="131" w:author="Deserno, Lorenz" w:date="2022-01-18T09:46:00Z" w:initials="DL">
    <w:p w14:paraId="5D0F6310" w14:textId="36DBAAB9" w:rsidR="00D44063" w:rsidRDefault="00D44063">
      <w:pPr>
        <w:pStyle w:val="CommentText"/>
        <w:rPr>
          <w:lang w:val="en-GB"/>
        </w:rPr>
      </w:pPr>
      <w:r>
        <w:rPr>
          <w:rStyle w:val="CommentReference"/>
        </w:rPr>
        <w:annotationRef/>
      </w:r>
      <w:r w:rsidRPr="006F6223">
        <w:rPr>
          <w:lang w:val="en-GB"/>
        </w:rPr>
        <w:t>Wouldn’t it be good to have a figure illustrating the study design</w:t>
      </w:r>
      <w:r>
        <w:rPr>
          <w:lang w:val="en-GB"/>
        </w:rPr>
        <w:t xml:space="preserve">? </w:t>
      </w:r>
    </w:p>
    <w:p w14:paraId="243155F2" w14:textId="240DBED2" w:rsidR="00D44063" w:rsidRPr="006F6223" w:rsidRDefault="00D44063">
      <w:pPr>
        <w:pStyle w:val="CommentText"/>
        <w:rPr>
          <w:lang w:val="en-GB"/>
        </w:rPr>
      </w:pPr>
      <w:r>
        <w:rPr>
          <w:lang w:val="en-GB"/>
        </w:rPr>
        <w:t>If comprehensive, this could be an upper panel of Figure 1</w:t>
      </w:r>
    </w:p>
  </w:comment>
  <w:comment w:id="146" w:author="Hilmar Zech" w:date="2022-01-18T13:39:00Z" w:initials="HZ">
    <w:p w14:paraId="15B597FD" w14:textId="6197ED44" w:rsidR="0023281F" w:rsidRPr="0023281F" w:rsidRDefault="0023281F">
      <w:pPr>
        <w:pStyle w:val="CommentText"/>
        <w:rPr>
          <w:lang w:val="en-US"/>
        </w:rPr>
      </w:pPr>
      <w:r>
        <w:rPr>
          <w:rStyle w:val="CommentReference"/>
        </w:rPr>
        <w:annotationRef/>
      </w:r>
      <w:r w:rsidRPr="0023281F">
        <w:rPr>
          <w:lang w:val="en-US"/>
        </w:rPr>
        <w:t>Add reference.</w:t>
      </w:r>
    </w:p>
  </w:comment>
  <w:comment w:id="184" w:author="Hilmar Zech" w:date="2022-01-18T13:42:00Z" w:initials="HZ">
    <w:p w14:paraId="295D1D85" w14:textId="4F13364D" w:rsidR="002708C9" w:rsidRPr="002708C9" w:rsidRDefault="002708C9">
      <w:pPr>
        <w:pStyle w:val="CommentText"/>
        <w:rPr>
          <w:lang w:val="en-US"/>
        </w:rPr>
      </w:pPr>
      <w:r>
        <w:rPr>
          <w:rStyle w:val="CommentReference"/>
        </w:rPr>
        <w:annotationRef/>
      </w:r>
      <w:r w:rsidRPr="002708C9">
        <w:rPr>
          <w:lang w:val="en-US"/>
        </w:rPr>
        <w:t>I need to implement this.</w:t>
      </w:r>
    </w:p>
  </w:comment>
  <w:comment w:id="190" w:author="Deserno, Lorenz" w:date="2022-01-18T10:06:00Z" w:initials="DL">
    <w:p w14:paraId="0299BD53" w14:textId="34F8F5D4" w:rsidR="00D44063" w:rsidRPr="0019510E" w:rsidRDefault="00D44063">
      <w:pPr>
        <w:pStyle w:val="CommentText"/>
      </w:pPr>
      <w:r>
        <w:rPr>
          <w:rStyle w:val="CommentReference"/>
        </w:rPr>
        <w:annotationRef/>
      </w:r>
      <w:proofErr w:type="spellStart"/>
      <w:r w:rsidRPr="00BA1B2D">
        <w:rPr>
          <w:lang w:val="en-US"/>
        </w:rPr>
        <w:t>Nennt</w:t>
      </w:r>
      <w:proofErr w:type="spellEnd"/>
      <w:r w:rsidRPr="00BA1B2D">
        <w:rPr>
          <w:lang w:val="en-US"/>
        </w:rPr>
        <w:t xml:space="preserve"> Hunt den task information sampling </w:t>
      </w:r>
      <w:proofErr w:type="spellStart"/>
      <w:r w:rsidRPr="00BA1B2D">
        <w:rPr>
          <w:lang w:val="en-US"/>
        </w:rPr>
        <w:t>oder</w:t>
      </w:r>
      <w:proofErr w:type="spellEnd"/>
      <w:r w:rsidRPr="00BA1B2D">
        <w:rPr>
          <w:lang w:val="en-US"/>
        </w:rPr>
        <w:t xml:space="preserve"> information gathering task? </w:t>
      </w:r>
      <w:r w:rsidRPr="0019510E">
        <w:t xml:space="preserve">Bitte checken. </w:t>
      </w:r>
    </w:p>
  </w:comment>
  <w:comment w:id="191" w:author="Hilmar Zech" w:date="2022-01-26T10:53:00Z" w:initials="HZ">
    <w:p w14:paraId="333D9C76" w14:textId="25891901" w:rsidR="00FB3670" w:rsidRPr="00FB3670" w:rsidRDefault="00FB3670">
      <w:pPr>
        <w:pStyle w:val="CommentText"/>
        <w:rPr>
          <w:lang w:val="en-US"/>
        </w:rPr>
      </w:pPr>
      <w:r>
        <w:rPr>
          <w:rStyle w:val="CommentReference"/>
        </w:rPr>
        <w:annotationRef/>
      </w:r>
      <w:r w:rsidRPr="00FB3670">
        <w:rPr>
          <w:lang w:val="en-US"/>
        </w:rPr>
        <w:t>Hunt (2016) never really names the task</w:t>
      </w:r>
      <w:r w:rsidR="004C06E4">
        <w:rPr>
          <w:lang w:val="en-US"/>
        </w:rPr>
        <w:t xml:space="preserve">. </w:t>
      </w:r>
      <w:r>
        <w:rPr>
          <w:lang w:val="en-US"/>
        </w:rPr>
        <w:t>However, on google scholar I could only find “information sampling task”.</w:t>
      </w:r>
    </w:p>
  </w:comment>
  <w:comment w:id="202" w:author="Deserno, Lorenz" w:date="2022-01-18T10:09:00Z" w:initials="DL">
    <w:p w14:paraId="0751C63F" w14:textId="0D10DD14" w:rsidR="00D44063" w:rsidRPr="00FB3670" w:rsidRDefault="00D44063">
      <w:pPr>
        <w:pStyle w:val="CommentText"/>
        <w:rPr>
          <w:lang w:val="en-US"/>
        </w:rPr>
      </w:pPr>
      <w:r>
        <w:rPr>
          <w:rStyle w:val="CommentReference"/>
        </w:rPr>
        <w:annotationRef/>
      </w:r>
      <w:r w:rsidRPr="00FB3670">
        <w:rPr>
          <w:lang w:val="en-US"/>
        </w:rPr>
        <w:t xml:space="preserve">Correct? </w:t>
      </w:r>
    </w:p>
  </w:comment>
  <w:comment w:id="203" w:author="Hilmar Zech" w:date="2022-01-26T10:54:00Z" w:initials="HZ">
    <w:p w14:paraId="39E1B1F2" w14:textId="2FB9EDAC" w:rsidR="00FB3670" w:rsidRPr="000D399D" w:rsidRDefault="00FB3670">
      <w:pPr>
        <w:pStyle w:val="CommentText"/>
        <w:rPr>
          <w:lang w:val="en-US"/>
        </w:rPr>
      </w:pPr>
      <w:r>
        <w:rPr>
          <w:rStyle w:val="CommentReference"/>
        </w:rPr>
        <w:annotationRef/>
      </w:r>
      <w:r w:rsidRPr="000D399D">
        <w:rPr>
          <w:lang w:val="en-US"/>
        </w:rPr>
        <w:t>Yes, this is correct</w:t>
      </w:r>
      <w:r w:rsidR="004C06E4">
        <w:rPr>
          <w:lang w:val="en-US"/>
        </w:rPr>
        <w:t xml:space="preserve">. </w:t>
      </w:r>
      <w:r w:rsidR="000D399D" w:rsidRPr="000D399D">
        <w:rPr>
          <w:lang w:val="en-US"/>
        </w:rPr>
        <w:t xml:space="preserve">I thought this was also implied </w:t>
      </w:r>
      <w:r w:rsidR="000D399D">
        <w:rPr>
          <w:lang w:val="en-US"/>
        </w:rPr>
        <w:t>by “</w:t>
      </w:r>
      <w:r w:rsidR="000D399D">
        <w:rPr>
          <w:iCs/>
          <w:lang w:val="en-US"/>
        </w:rPr>
        <w:t xml:space="preserve">Participants could invest points to turn over one card at a time to sample information with increasing costs for each additional card (zero points for the first card, 10 for the first card, 15 for the third, and 20 for the fourth card). </w:t>
      </w:r>
      <w:r w:rsidR="000D399D">
        <w:rPr>
          <w:iCs/>
          <w:lang w:val="en-US"/>
        </w:rPr>
        <w:t>“</w:t>
      </w:r>
      <w:r w:rsidR="000D399D" w:rsidRPr="000D399D">
        <w:rPr>
          <w:lang w:val="en-US"/>
        </w:rPr>
        <w:t xml:space="preserve"> </w:t>
      </w:r>
    </w:p>
  </w:comment>
  <w:comment w:id="205" w:author="Deserno, Lorenz" w:date="2022-01-18T10:22:00Z" w:initials="DL">
    <w:p w14:paraId="41D88ABE" w14:textId="24F875B2" w:rsidR="00D44063" w:rsidRDefault="00D44063">
      <w:pPr>
        <w:pStyle w:val="CommentText"/>
      </w:pPr>
      <w:r>
        <w:rPr>
          <w:rStyle w:val="CommentReference"/>
        </w:rPr>
        <w:annotationRef/>
      </w:r>
      <w:r>
        <w:t xml:space="preserve">Bitte hier unter Datenanalyse zunächst die allgemeinem Ziele klar machen, also die Analyse von </w:t>
      </w:r>
      <w:proofErr w:type="spellStart"/>
      <w:r>
        <w:t>reliability</w:t>
      </w:r>
      <w:proofErr w:type="spellEnd"/>
      <w:r>
        <w:t xml:space="preserve"> und ihrer 2 Komponenten, </w:t>
      </w:r>
      <w:proofErr w:type="spellStart"/>
      <w:r>
        <w:t>split</w:t>
      </w:r>
      <w:proofErr w:type="spellEnd"/>
      <w:r>
        <w:t xml:space="preserve"> half </w:t>
      </w:r>
      <w:proofErr w:type="spellStart"/>
      <w:r>
        <w:t>and</w:t>
      </w:r>
      <w:proofErr w:type="spellEnd"/>
      <w:r>
        <w:t xml:space="preserve"> </w:t>
      </w:r>
      <w:proofErr w:type="spellStart"/>
      <w:r>
        <w:t>test</w:t>
      </w:r>
      <w:proofErr w:type="spellEnd"/>
      <w:r>
        <w:t xml:space="preserve"> </w:t>
      </w:r>
      <w:proofErr w:type="spellStart"/>
      <w:r>
        <w:t>rest</w:t>
      </w:r>
      <w:proofErr w:type="spellEnd"/>
      <w:r>
        <w:t xml:space="preserve">. </w:t>
      </w:r>
    </w:p>
    <w:p w14:paraId="6AC8021B" w14:textId="188955D5" w:rsidR="00D44063" w:rsidRDefault="00D44063">
      <w:pPr>
        <w:pStyle w:val="CommentText"/>
      </w:pPr>
      <w:r>
        <w:t>Dann sagen, dass wir im Folgenden eine Methode beschreiben, die die Reliabilität verbessern sollten und wir auch untersuchen wie sich „</w:t>
      </w:r>
      <w:proofErr w:type="spellStart"/>
      <w:r>
        <w:t>Zeitbstand</w:t>
      </w:r>
      <w:proofErr w:type="spellEnd"/>
      <w:r>
        <w:t xml:space="preserve">“ auswirkt. </w:t>
      </w:r>
    </w:p>
    <w:p w14:paraId="67AE9355" w14:textId="77777777" w:rsidR="00D44063" w:rsidRDefault="00D44063">
      <w:pPr>
        <w:pStyle w:val="CommentText"/>
      </w:pPr>
    </w:p>
  </w:comment>
  <w:comment w:id="206" w:author="Deserno, Lorenz" w:date="2022-01-18T10:42:00Z" w:initials="DL">
    <w:p w14:paraId="1BA3BB73" w14:textId="78234DED" w:rsidR="00D44063" w:rsidRDefault="00D44063">
      <w:pPr>
        <w:pStyle w:val="CommentText"/>
        <w:rPr>
          <w:lang w:val="en-GB"/>
        </w:rPr>
      </w:pPr>
      <w:r>
        <w:rPr>
          <w:rStyle w:val="CommentReference"/>
        </w:rPr>
        <w:annotationRef/>
      </w:r>
      <w:r w:rsidRPr="007A5D01">
        <w:rPr>
          <w:lang w:val="en-GB"/>
        </w:rPr>
        <w:t xml:space="preserve">I am not yet sure we should use this </w:t>
      </w:r>
      <w:r>
        <w:rPr>
          <w:lang w:val="en-GB"/>
        </w:rPr>
        <w:t xml:space="preserve">labelling, it is hard to follow… </w:t>
      </w:r>
    </w:p>
    <w:p w14:paraId="7D718564" w14:textId="0AE2DDC4" w:rsidR="00D44063" w:rsidRPr="007A5D01" w:rsidRDefault="00D44063">
      <w:pPr>
        <w:pStyle w:val="CommentText"/>
        <w:rPr>
          <w:lang w:val="en-GB"/>
        </w:rPr>
      </w:pPr>
      <w:r>
        <w:rPr>
          <w:lang w:val="en-GB"/>
        </w:rPr>
        <w:t xml:space="preserve">Why not using the same nomenclature as in Maria’s paper? Even if you refer to Haines …. </w:t>
      </w:r>
    </w:p>
  </w:comment>
  <w:comment w:id="207" w:author="Hilmar Zech" w:date="2022-01-20T17:10:00Z" w:initials="HZ">
    <w:p w14:paraId="443006F8" w14:textId="41D15487" w:rsidR="007701E4" w:rsidRPr="00D4621C" w:rsidRDefault="007701E4">
      <w:pPr>
        <w:pStyle w:val="CommentText"/>
        <w:rPr>
          <w:lang w:val="en-US"/>
        </w:rPr>
      </w:pPr>
      <w:r w:rsidRPr="007701E4">
        <w:rPr>
          <w:lang w:val="en-US"/>
        </w:rPr>
        <w:t xml:space="preserve">I agree that </w:t>
      </w:r>
      <w:r>
        <w:rPr>
          <w:lang w:val="en-US"/>
        </w:rPr>
        <w:t>this the Haines nomenclature is not ideal, here</w:t>
      </w:r>
      <w:r w:rsidR="004C06E4">
        <w:rPr>
          <w:lang w:val="en-US"/>
        </w:rPr>
        <w:t xml:space="preserve">. </w:t>
      </w:r>
      <w:r w:rsidR="00C312B3">
        <w:rPr>
          <w:lang w:val="en-US"/>
        </w:rPr>
        <w:t>I think,</w:t>
      </w:r>
      <w:r>
        <w:rPr>
          <w:lang w:val="en-US"/>
        </w:rPr>
        <w:t xml:space="preserve"> Maria’s labelling is also </w:t>
      </w:r>
      <w:r w:rsidR="00421905">
        <w:rPr>
          <w:lang w:val="en-US"/>
        </w:rPr>
        <w:t xml:space="preserve">not </w:t>
      </w:r>
      <w:r w:rsidR="00C312B3">
        <w:rPr>
          <w:lang w:val="en-US"/>
        </w:rPr>
        <w:t xml:space="preserve">completely applicable here, </w:t>
      </w:r>
      <w:r w:rsidR="00421905">
        <w:rPr>
          <w:lang w:val="en-US"/>
        </w:rPr>
        <w:t xml:space="preserve">as Maria labels our </w:t>
      </w:r>
      <w:r w:rsidR="00421905" w:rsidRPr="00421905">
        <w:rPr>
          <w:i/>
          <w:iCs/>
          <w:lang w:val="en-US"/>
        </w:rPr>
        <w:t>aggregation</w:t>
      </w:r>
      <w:r w:rsidR="00421905">
        <w:rPr>
          <w:lang w:val="en-US"/>
        </w:rPr>
        <w:t xml:space="preserve"> methods </w:t>
      </w:r>
      <w:r w:rsidR="00421905" w:rsidRPr="00421905">
        <w:rPr>
          <w:i/>
          <w:iCs/>
          <w:lang w:val="en-US"/>
        </w:rPr>
        <w:t>mean</w:t>
      </w:r>
      <w:r w:rsidR="00421905">
        <w:rPr>
          <w:lang w:val="en-US"/>
        </w:rPr>
        <w:t xml:space="preserve"> methods</w:t>
      </w:r>
      <w:r w:rsidR="004C06E4">
        <w:rPr>
          <w:lang w:val="en-US"/>
        </w:rPr>
        <w:t xml:space="preserve">. </w:t>
      </w:r>
      <w:r w:rsidR="00421905">
        <w:rPr>
          <w:lang w:val="en-US"/>
        </w:rPr>
        <w:t>In our case, they are not always mean methods (e.g., integration methods in the SSRT, max WMC level in the working memory task)</w:t>
      </w:r>
      <w:r w:rsidR="004C06E4">
        <w:rPr>
          <w:lang w:val="en-US"/>
        </w:rPr>
        <w:t xml:space="preserve">. </w:t>
      </w:r>
      <w:r w:rsidR="00C312B3">
        <w:rPr>
          <w:lang w:val="en-US"/>
        </w:rPr>
        <w:t xml:space="preserve">I’m now using </w:t>
      </w:r>
      <w:r w:rsidR="00C312B3">
        <w:rPr>
          <w:i/>
          <w:iCs/>
          <w:lang w:val="en-US"/>
        </w:rPr>
        <w:t xml:space="preserve">aggregation </w:t>
      </w:r>
      <w:r w:rsidR="00C312B3">
        <w:rPr>
          <w:lang w:val="en-US"/>
        </w:rPr>
        <w:t xml:space="preserve">vs. </w:t>
      </w:r>
      <w:r w:rsidR="00C312B3">
        <w:rPr>
          <w:i/>
          <w:iCs/>
          <w:lang w:val="en-US"/>
        </w:rPr>
        <w:t>prediction.</w:t>
      </w:r>
    </w:p>
  </w:comment>
  <w:comment w:id="274" w:author="Deserno, Lorenz" w:date="2022-01-18T11:43:00Z" w:initials="DL">
    <w:p w14:paraId="11204B3B" w14:textId="0BB31314" w:rsidR="007777C9" w:rsidRPr="007777C9" w:rsidRDefault="007777C9">
      <w:pPr>
        <w:pStyle w:val="CommentText"/>
        <w:rPr>
          <w:lang w:val="en-GB"/>
        </w:rPr>
      </w:pPr>
      <w:r>
        <w:rPr>
          <w:rStyle w:val="CommentReference"/>
        </w:rPr>
        <w:annotationRef/>
      </w:r>
      <w:r w:rsidRPr="007777C9">
        <w:rPr>
          <w:lang w:val="en-GB"/>
        </w:rPr>
        <w:t xml:space="preserve">We need to clearly specify what we can validate and how </w:t>
      </w:r>
    </w:p>
    <w:p w14:paraId="6FEF923F" w14:textId="5D7530B8" w:rsidR="007777C9" w:rsidRDefault="007777C9">
      <w:pPr>
        <w:pStyle w:val="CommentText"/>
        <w:rPr>
          <w:lang w:val="en-GB"/>
        </w:rPr>
      </w:pPr>
      <w:r>
        <w:rPr>
          <w:lang w:val="en-GB"/>
        </w:rPr>
        <w:t xml:space="preserve">More strictly, a task validation would refer to correlating it with some gold standard measure of the construct? What would that be in our case? </w:t>
      </w:r>
    </w:p>
    <w:p w14:paraId="73DAEF43" w14:textId="06C4D34B" w:rsidR="007777C9" w:rsidRDefault="007777C9">
      <w:pPr>
        <w:pStyle w:val="CommentText"/>
        <w:rPr>
          <w:lang w:val="en-GB"/>
        </w:rPr>
      </w:pPr>
      <w:r>
        <w:rPr>
          <w:lang w:val="en-GB"/>
        </w:rPr>
        <w:t xml:space="preserve">Of course, we can validate with respect to how well the tasks capture inter-individual differences in AUD </w:t>
      </w:r>
    </w:p>
    <w:p w14:paraId="47EAAA87" w14:textId="7EEA1D6D" w:rsidR="007777C9" w:rsidRPr="007777C9" w:rsidRDefault="007777C9">
      <w:pPr>
        <w:pStyle w:val="CommentText"/>
        <w:rPr>
          <w:lang w:val="en-GB"/>
        </w:rPr>
      </w:pPr>
      <w:r>
        <w:rPr>
          <w:lang w:val="en-GB"/>
        </w:rPr>
        <w:t xml:space="preserve">Another arising question is on validating the task itself against a lab based version… Not sure this is possible in all instances but certainly possible in some but we need to decide whether we actually want this at this stage. </w:t>
      </w:r>
    </w:p>
  </w:comment>
  <w:comment w:id="275" w:author="Hilmar Zech" w:date="2022-01-26T21:54:00Z" w:initials="HZ">
    <w:p w14:paraId="28364038" w14:textId="490F65B6" w:rsidR="00647007" w:rsidRPr="00647007" w:rsidRDefault="00647007">
      <w:pPr>
        <w:pStyle w:val="CommentText"/>
        <w:rPr>
          <w:lang w:val="en-US"/>
        </w:rPr>
      </w:pPr>
      <w:r>
        <w:rPr>
          <w:rStyle w:val="CommentReference"/>
        </w:rPr>
        <w:annotationRef/>
      </w:r>
      <w:r w:rsidRPr="00647007">
        <w:rPr>
          <w:lang w:val="en-US"/>
        </w:rPr>
        <w:t>We al</w:t>
      </w:r>
      <w:r>
        <w:rPr>
          <w:lang w:val="en-US"/>
        </w:rPr>
        <w:t>ready discussed which tasks to use when we wrote the pre-registration. I added the table below</w:t>
      </w:r>
      <w:r w:rsidR="006D75FE">
        <w:rPr>
          <w:lang w:val="en-US"/>
        </w:rPr>
        <w:t xml:space="preserve"> and will have a look how easy it would be to integrate this until our meeting Monday.</w:t>
      </w:r>
    </w:p>
  </w:comment>
  <w:comment w:id="283" w:author="Deserno, Lorenz" w:date="2022-01-18T10:27:00Z" w:initials="DL">
    <w:p w14:paraId="591C966B" w14:textId="77C8562D" w:rsidR="00D44063" w:rsidRDefault="00D44063">
      <w:pPr>
        <w:pStyle w:val="CommentText"/>
        <w:rPr>
          <w:lang w:val="en-GB"/>
        </w:rPr>
      </w:pPr>
      <w:r>
        <w:rPr>
          <w:rStyle w:val="CommentReference"/>
        </w:rPr>
        <w:annotationRef/>
      </w:r>
      <w:r w:rsidRPr="00D57063">
        <w:rPr>
          <w:lang w:val="en-GB"/>
        </w:rPr>
        <w:t>What did we discuss with M</w:t>
      </w:r>
      <w:r>
        <w:rPr>
          <w:lang w:val="en-GB"/>
        </w:rPr>
        <w:t xml:space="preserve">ichael again? To include drinking only when </w:t>
      </w:r>
      <w:proofErr w:type="spellStart"/>
      <w:r>
        <w:rPr>
          <w:lang w:val="en-GB"/>
        </w:rPr>
        <w:t>acutally</w:t>
      </w:r>
      <w:proofErr w:type="spellEnd"/>
      <w:r>
        <w:rPr>
          <w:lang w:val="en-GB"/>
        </w:rPr>
        <w:t xml:space="preserve"> drinking? </w:t>
      </w:r>
    </w:p>
    <w:p w14:paraId="5B9EE240" w14:textId="0781F926" w:rsidR="00D44063" w:rsidRPr="00D57063" w:rsidRDefault="00D44063">
      <w:pPr>
        <w:pStyle w:val="CommentText"/>
        <w:rPr>
          <w:lang w:val="en-GB"/>
        </w:rPr>
      </w:pPr>
      <w:r>
        <w:rPr>
          <w:lang w:val="en-GB"/>
        </w:rPr>
        <w:t xml:space="preserve">Please add everything we discussed that should be added! </w:t>
      </w:r>
    </w:p>
  </w:comment>
  <w:comment w:id="284" w:author="Hilmar Zech" w:date="2022-01-26T21:50:00Z" w:initials="HZ">
    <w:p w14:paraId="5D44B872" w14:textId="4B6399A7" w:rsidR="008158BC" w:rsidRPr="008158BC" w:rsidRDefault="008158BC">
      <w:pPr>
        <w:pStyle w:val="CommentText"/>
        <w:rPr>
          <w:lang w:val="en-US"/>
        </w:rPr>
      </w:pPr>
      <w:r>
        <w:rPr>
          <w:rStyle w:val="CommentReference"/>
        </w:rPr>
        <w:annotationRef/>
      </w:r>
      <w:r w:rsidRPr="008158BC">
        <w:rPr>
          <w:lang w:val="en-US"/>
        </w:rPr>
        <w:t>Yes, we discussed to add</w:t>
      </w:r>
      <w:r>
        <w:rPr>
          <w:lang w:val="en-US"/>
        </w:rPr>
        <w:t xml:space="preserve"> drinking days and drinks per typical drinking day.  I added it to the analyses and the results look quite interesting </w:t>
      </w:r>
      <w:proofErr w:type="spellStart"/>
      <w:r>
        <w:rPr>
          <w:lang w:val="en-US"/>
        </w:rPr>
        <w:t>i.m.o</w:t>
      </w:r>
      <w:proofErr w:type="spellEnd"/>
      <w:r>
        <w:rPr>
          <w:lang w:val="en-US"/>
        </w:rPr>
        <w:t>. Perhaps we should use the same outcomes also for EM</w:t>
      </w:r>
      <w:r w:rsidR="00F42E49">
        <w:rPr>
          <w:lang w:val="en-US"/>
        </w:rPr>
        <w:t>A?</w:t>
      </w:r>
    </w:p>
  </w:comment>
  <w:comment w:id="297" w:author="Deserno, Lorenz" w:date="2022-01-18T11:38:00Z" w:initials="DL">
    <w:p w14:paraId="700412C1" w14:textId="303FA1C6" w:rsidR="00D44063" w:rsidRPr="00D44063" w:rsidRDefault="00D44063">
      <w:pPr>
        <w:pStyle w:val="CommentText"/>
        <w:rPr>
          <w:lang w:val="en-GB"/>
        </w:rPr>
      </w:pPr>
      <w:r>
        <w:rPr>
          <w:rStyle w:val="CommentReference"/>
        </w:rPr>
        <w:annotationRef/>
      </w:r>
      <w:r w:rsidRPr="00D44063">
        <w:rPr>
          <w:lang w:val="en-GB"/>
        </w:rPr>
        <w:t xml:space="preserve">It was </w:t>
      </w:r>
      <w:r>
        <w:rPr>
          <w:lang w:val="en-GB"/>
        </w:rPr>
        <w:t xml:space="preserve">really unclear to me </w:t>
      </w:r>
      <w:r w:rsidR="007777C9">
        <w:rPr>
          <w:lang w:val="en-GB"/>
        </w:rPr>
        <w:t xml:space="preserve">what </w:t>
      </w:r>
      <w:r>
        <w:rPr>
          <w:lang w:val="en-GB"/>
        </w:rPr>
        <w:t xml:space="preserve">“adequate for basic research” actually means </w:t>
      </w:r>
    </w:p>
  </w:comment>
  <w:comment w:id="298" w:author="Hilmar Zech" w:date="2022-01-26T21:57:00Z" w:initials="HZ">
    <w:p w14:paraId="533BAADC" w14:textId="77777777" w:rsidR="00504694" w:rsidRPr="00504694" w:rsidRDefault="007A6AD3" w:rsidP="00504694">
      <w:pPr>
        <w:pStyle w:val="CommentText"/>
        <w:rPr>
          <w:lang w:val="en-NL"/>
        </w:rPr>
      </w:pPr>
      <w:r>
        <w:rPr>
          <w:rStyle w:val="CommentReference"/>
        </w:rPr>
        <w:annotationRef/>
      </w:r>
      <w:r w:rsidR="008B2149">
        <w:rPr>
          <w:lang w:val="en-US"/>
        </w:rPr>
        <w:t xml:space="preserve">Yes, it’s not a very intuitive expression.  </w:t>
      </w:r>
      <w:r w:rsidR="0045682D">
        <w:rPr>
          <w:lang w:val="en-US"/>
        </w:rPr>
        <w:t>I find it difficult to find generally accepted qualitative interpretations for split-half reliabilities though.  Lance et al. (2006</w:t>
      </w:r>
      <w:r w:rsidR="00504694">
        <w:rPr>
          <w:lang w:val="en-US"/>
        </w:rPr>
        <w:t xml:space="preserve">; </w:t>
      </w:r>
      <w:hyperlink r:id="rId1" w:history="1">
        <w:r w:rsidR="00504694" w:rsidRPr="00504694">
          <w:rPr>
            <w:rStyle w:val="Hyperlink"/>
            <w:lang w:val="en-NL"/>
          </w:rPr>
          <w:t>https://doi.org/10.1177/1094428105284919</w:t>
        </w:r>
      </w:hyperlink>
    </w:p>
    <w:p w14:paraId="00D5195C" w14:textId="1F927636" w:rsidR="007A6AD3" w:rsidRPr="007A6AD3" w:rsidRDefault="0045682D">
      <w:pPr>
        <w:pStyle w:val="CommentText"/>
        <w:rPr>
          <w:lang w:val="en-US"/>
        </w:rPr>
      </w:pPr>
      <w:r>
        <w:rPr>
          <w:lang w:val="en-US"/>
        </w:rPr>
        <w:t>) discuss the topic and point to Nunally and Bernstein</w:t>
      </w:r>
      <w:r w:rsidR="00504694">
        <w:rPr>
          <w:lang w:val="en-US"/>
        </w:rPr>
        <w:t>, who use the “adequate for basic research” label.</w:t>
      </w:r>
      <w:r w:rsidR="00C236B4">
        <w:rPr>
          <w:lang w:val="en-US"/>
        </w:rPr>
        <w:t xml:space="preserve"> For now, I’ll changed it to just “adequate”, but I’ll keep searching to hopefully find something better.</w:t>
      </w:r>
    </w:p>
  </w:comment>
  <w:comment w:id="307" w:author="Hilmar Zech" w:date="2022-01-27T08:59:00Z" w:initials="HZ">
    <w:p w14:paraId="316B4C30" w14:textId="233D5C11" w:rsidR="00451680" w:rsidRDefault="00451680">
      <w:pPr>
        <w:pStyle w:val="CommentText"/>
        <w:rPr>
          <w:lang w:val="en-US"/>
        </w:rPr>
      </w:pPr>
      <w:r>
        <w:rPr>
          <w:rStyle w:val="CommentReference"/>
        </w:rPr>
        <w:annotationRef/>
      </w:r>
      <w:r w:rsidRPr="00451680">
        <w:rPr>
          <w:lang w:val="en-US"/>
        </w:rPr>
        <w:t xml:space="preserve">Note that I used a slightly different approach to </w:t>
      </w:r>
      <w:r>
        <w:rPr>
          <w:lang w:val="en-US"/>
        </w:rPr>
        <w:t>calculate stop signal reaction times based on mixed models than in the last version.  In the last version I ran the following model:</w:t>
      </w:r>
    </w:p>
    <w:p w14:paraId="0401B612" w14:textId="50B2855D" w:rsidR="00D85F83" w:rsidRDefault="00D85F83">
      <w:pPr>
        <w:pStyle w:val="CommentText"/>
        <w:rPr>
          <w:lang w:val="en-US"/>
        </w:rPr>
      </w:pPr>
    </w:p>
    <w:p w14:paraId="6BB31CCB" w14:textId="024A6E2A" w:rsidR="00D85F83" w:rsidRDefault="00D85F83">
      <w:pPr>
        <w:pStyle w:val="CommentText"/>
        <w:rPr>
          <w:lang w:val="en-NL"/>
        </w:rPr>
      </w:pPr>
      <w:r w:rsidRPr="00D85F83">
        <w:rPr>
          <w:lang w:val="en-NL"/>
        </w:rPr>
        <w:t>ssd_rt ~ 1 + (1</w:t>
      </w:r>
      <w:r>
        <w:rPr>
          <w:lang w:val="en-US"/>
        </w:rPr>
        <w:t xml:space="preserve"> + </w:t>
      </w:r>
      <w:proofErr w:type="spellStart"/>
      <w:r>
        <w:rPr>
          <w:lang w:val="en-US"/>
        </w:rPr>
        <w:t>is_stop</w:t>
      </w:r>
      <w:proofErr w:type="spellEnd"/>
      <w:r w:rsidRPr="00D85F83">
        <w:rPr>
          <w:lang w:val="en-NL"/>
        </w:rPr>
        <w:t xml:space="preserve"> | participant/session)</w:t>
      </w:r>
    </w:p>
    <w:p w14:paraId="7C70EB70" w14:textId="13053203" w:rsidR="00D85F83" w:rsidRDefault="00D85F83">
      <w:pPr>
        <w:pStyle w:val="CommentText"/>
        <w:rPr>
          <w:lang w:val="en-NL"/>
        </w:rPr>
      </w:pPr>
    </w:p>
    <w:p w14:paraId="42D49174" w14:textId="77777777" w:rsidR="0097701E" w:rsidRDefault="00D85F83">
      <w:pPr>
        <w:pStyle w:val="CommentText"/>
        <w:rPr>
          <w:lang w:val="en-US"/>
        </w:rPr>
      </w:pPr>
      <w:r>
        <w:rPr>
          <w:lang w:val="en-US"/>
        </w:rPr>
        <w:t xml:space="preserve">However, this model overestimates </w:t>
      </w:r>
      <w:r w:rsidR="0097701E">
        <w:rPr>
          <w:lang w:val="en-US"/>
        </w:rPr>
        <w:t xml:space="preserve">model-based reliability as the calculation does not consider the </w:t>
      </w:r>
      <w:proofErr w:type="spellStart"/>
      <w:r w:rsidR="0097701E">
        <w:rPr>
          <w:lang w:val="en-US"/>
        </w:rPr>
        <w:t>is_stop</w:t>
      </w:r>
      <w:proofErr w:type="spellEnd"/>
      <w:r w:rsidR="0097701E">
        <w:rPr>
          <w:lang w:val="en-US"/>
        </w:rPr>
        <w:t xml:space="preserve"> distinction.</w:t>
      </w:r>
    </w:p>
    <w:p w14:paraId="520F90C9" w14:textId="77777777" w:rsidR="0097701E" w:rsidRDefault="0097701E">
      <w:pPr>
        <w:pStyle w:val="CommentText"/>
        <w:rPr>
          <w:lang w:val="en-US"/>
        </w:rPr>
      </w:pPr>
    </w:p>
    <w:p w14:paraId="495C4D1E" w14:textId="1326B52A" w:rsidR="00D85F83" w:rsidRPr="00D85F83" w:rsidRDefault="0097701E">
      <w:pPr>
        <w:pStyle w:val="CommentText"/>
        <w:rPr>
          <w:lang w:val="en-US"/>
        </w:rPr>
      </w:pPr>
      <w:r>
        <w:rPr>
          <w:lang w:val="en-US"/>
        </w:rPr>
        <w:t xml:space="preserve">I therefore changed it to the following model which includes this distinction in the model-based reliability calculation. </w:t>
      </w:r>
    </w:p>
    <w:p w14:paraId="0A8298B2" w14:textId="77777777" w:rsidR="00451680" w:rsidRDefault="00451680">
      <w:pPr>
        <w:pStyle w:val="CommentText"/>
        <w:rPr>
          <w:lang w:val="en-US"/>
        </w:rPr>
      </w:pPr>
    </w:p>
    <w:p w14:paraId="36B72F32" w14:textId="77777777" w:rsidR="00D85F83" w:rsidRPr="00D85F83" w:rsidRDefault="00D85F83" w:rsidP="00D85F83">
      <w:pPr>
        <w:pStyle w:val="CommentText"/>
        <w:rPr>
          <w:lang w:val="en-NL"/>
        </w:rPr>
      </w:pPr>
      <w:r w:rsidRPr="00D85F83">
        <w:rPr>
          <w:lang w:val="en-NL"/>
        </w:rPr>
        <w:t>ssd_rt ~ 1 + (1 | is_stop/participant/session)</w:t>
      </w:r>
    </w:p>
    <w:p w14:paraId="64D4337B" w14:textId="13A2F4DE" w:rsidR="00451680" w:rsidRPr="00D85F83" w:rsidRDefault="00451680">
      <w:pPr>
        <w:pStyle w:val="CommentText"/>
        <w:rPr>
          <w:lang w:val="en-NL"/>
        </w:rPr>
      </w:pPr>
    </w:p>
  </w:comment>
  <w:comment w:id="442" w:author="Hilmar Zech" w:date="2022-01-27T08:58:00Z" w:initials="HZ">
    <w:p w14:paraId="6D23AE8D" w14:textId="73009CC0" w:rsidR="007312DC" w:rsidRPr="007312DC" w:rsidRDefault="007312DC">
      <w:pPr>
        <w:pStyle w:val="CommentText"/>
        <w:rPr>
          <w:lang w:val="en-US"/>
        </w:rPr>
      </w:pPr>
      <w:r>
        <w:rPr>
          <w:rStyle w:val="CommentReference"/>
        </w:rPr>
        <w:annotationRef/>
      </w:r>
      <w:r w:rsidRPr="007312DC">
        <w:rPr>
          <w:lang w:val="en-US"/>
        </w:rPr>
        <w:t>I added the</w:t>
      </w:r>
      <w:r w:rsidR="00736033">
        <w:rPr>
          <w:lang w:val="en-US"/>
        </w:rPr>
        <w:t xml:space="preserve"> new</w:t>
      </w:r>
      <w:r w:rsidRPr="007312DC">
        <w:rPr>
          <w:lang w:val="en-US"/>
        </w:rPr>
        <w:t xml:space="preserve"> plot</w:t>
      </w:r>
      <w:r>
        <w:rPr>
          <w:lang w:val="en-US"/>
        </w:rPr>
        <w:t xml:space="preserve">s for the time analyses.  </w:t>
      </w:r>
      <w:r w:rsidR="00736033">
        <w:rPr>
          <w:lang w:val="en-US"/>
        </w:rPr>
        <w:t>I’m not sure how to interpret them, yet, though. Perhaps, we can discuss this in the meeting on Monday?</w:t>
      </w:r>
    </w:p>
  </w:comment>
  <w:comment w:id="465" w:author="Deserno, Lorenz" w:date="2022-01-18T10:36:00Z" w:initials="DL">
    <w:p w14:paraId="76191875" w14:textId="32D49055" w:rsidR="00D44063" w:rsidRDefault="00D44063">
      <w:pPr>
        <w:pStyle w:val="CommentText"/>
        <w:rPr>
          <w:lang w:val="en-GB"/>
        </w:rPr>
      </w:pPr>
      <w:r>
        <w:rPr>
          <w:rStyle w:val="CommentReference"/>
        </w:rPr>
        <w:annotationRef/>
      </w:r>
      <w:r w:rsidRPr="00EE6038">
        <w:rPr>
          <w:lang w:val="en-GB"/>
        </w:rPr>
        <w:t>Please include the measures as discussed with Michael before Christmas</w:t>
      </w:r>
      <w:r>
        <w:rPr>
          <w:lang w:val="en-GB"/>
        </w:rPr>
        <w:t xml:space="preserve">! This is important. </w:t>
      </w:r>
    </w:p>
    <w:p w14:paraId="5F219BFB" w14:textId="77777777" w:rsidR="00D44063" w:rsidRDefault="00D44063">
      <w:pPr>
        <w:pStyle w:val="CommentText"/>
        <w:rPr>
          <w:lang w:val="en-GB"/>
        </w:rPr>
      </w:pPr>
      <w:r>
        <w:rPr>
          <w:lang w:val="en-GB"/>
        </w:rPr>
        <w:t xml:space="preserve">We also need more information: * = p&lt;.05; which if these correlations are below p&lt;.01, which reach &lt;.0001? </w:t>
      </w:r>
    </w:p>
    <w:p w14:paraId="1336F6DE" w14:textId="77777777" w:rsidR="00D44063" w:rsidRDefault="00D44063">
      <w:pPr>
        <w:pStyle w:val="CommentText"/>
        <w:rPr>
          <w:lang w:val="en-GB"/>
        </w:rPr>
      </w:pPr>
      <w:r>
        <w:rPr>
          <w:lang w:val="en-GB"/>
        </w:rPr>
        <w:t xml:space="preserve">Can you please improve labels? Especially for WM and drinking? Also label </w:t>
      </w:r>
      <w:proofErr w:type="spellStart"/>
      <w:r>
        <w:rPr>
          <w:lang w:val="en-GB"/>
        </w:rPr>
        <w:t>explicitely</w:t>
      </w:r>
      <w:proofErr w:type="spellEnd"/>
      <w:r>
        <w:rPr>
          <w:lang w:val="en-GB"/>
        </w:rPr>
        <w:t xml:space="preserve"> label, at the left hand side, what refers to tasks and drinking</w:t>
      </w:r>
    </w:p>
    <w:p w14:paraId="4B81BD4B" w14:textId="4D2F3A9D" w:rsidR="00D44063" w:rsidRPr="00EE6038" w:rsidRDefault="00D44063">
      <w:pPr>
        <w:pStyle w:val="CommentText"/>
        <w:rPr>
          <w:lang w:val="en-GB"/>
        </w:rPr>
      </w:pPr>
      <w:r>
        <w:rPr>
          <w:lang w:val="en-GB"/>
        </w:rPr>
        <w:t xml:space="preserve">Please provide a full figure legends including abbreviations etc. </w:t>
      </w:r>
    </w:p>
  </w:comment>
  <w:comment w:id="498" w:author="Hilmar Zech" w:date="2022-01-26T11:06:00Z" w:initials="HZ">
    <w:p w14:paraId="1B6FFC81" w14:textId="7D314E53" w:rsidR="000424AB" w:rsidRPr="000424AB" w:rsidRDefault="000424AB" w:rsidP="000424AB">
      <w:pPr>
        <w:pStyle w:val="NormalWeb"/>
        <w:rPr>
          <w:lang w:val="en-NL"/>
        </w:rPr>
      </w:pPr>
      <w:r>
        <w:rPr>
          <w:rStyle w:val="CommentReference"/>
        </w:rPr>
        <w:annotationRef/>
      </w:r>
      <w:r w:rsidRPr="000424AB">
        <w:rPr>
          <w:rFonts w:ascii="Times" w:hAnsi="Times"/>
          <w:color w:val="282323"/>
          <w:lang w:val="en-NL"/>
        </w:rPr>
        <w:t>QF methods, of which there are many, inquire about “average” or “typical” consumption patterns, usually over a specific time period. These methods, also known as estimation formu</w:t>
      </w:r>
      <w:r w:rsidRPr="000424AB">
        <w:rPr>
          <w:rFonts w:ascii="Times" w:hAnsi="Times"/>
          <w:color w:val="282323"/>
          <w:lang w:val="en-NL"/>
        </w:rPr>
        <w:softHyphen/>
        <w:t xml:space="preserve"> las, require respondents to report an average pattern of consumption (e.g., “How many days </w:t>
      </w:r>
      <w:r w:rsidRPr="000424AB">
        <w:rPr>
          <w:rFonts w:ascii="Times" w:hAnsi="Times"/>
          <w:i/>
          <w:iCs/>
          <w:color w:val="282323"/>
          <w:lang w:val="en-NL"/>
        </w:rPr>
        <w:t>on average</w:t>
      </w:r>
      <w:r w:rsidRPr="000424AB">
        <w:rPr>
          <w:rFonts w:ascii="Times" w:hAnsi="Times"/>
          <w:color w:val="282323"/>
          <w:lang w:val="en-NL"/>
        </w:rPr>
        <w:t xml:space="preserve">—in a specific time interval—did you drink beer, and when you drank beer, </w:t>
      </w:r>
      <w:r w:rsidRPr="000424AB">
        <w:rPr>
          <w:rFonts w:ascii="Times" w:hAnsi="Times"/>
          <w:i/>
          <w:iCs/>
          <w:color w:val="282323"/>
          <w:lang w:val="en-NL"/>
        </w:rPr>
        <w:t xml:space="preserve">on average </w:t>
      </w:r>
      <w:r w:rsidRPr="000424AB">
        <w:rPr>
          <w:rFonts w:ascii="Times" w:hAnsi="Times"/>
          <w:color w:val="282323"/>
          <w:lang w:val="en-NL"/>
        </w:rPr>
        <w:t>how many beers did you drink?”). Most QF methods repeat these questions for each major alcoholic beverage type (i.e., beer, wine, hard liquor) and then sum across beverage types</w:t>
      </w:r>
      <w:r w:rsidR="004C06E4">
        <w:rPr>
          <w:rFonts w:ascii="Times" w:hAnsi="Times"/>
          <w:color w:val="282323"/>
          <w:lang w:val="en-NL"/>
        </w:rPr>
        <w:t xml:space="preserve">. </w:t>
      </w:r>
    </w:p>
    <w:p w14:paraId="3236A20D" w14:textId="77777777" w:rsidR="000424AB" w:rsidRPr="000424AB" w:rsidRDefault="000424AB" w:rsidP="000424AB">
      <w:pPr>
        <w:spacing w:before="100" w:beforeAutospacing="1" w:after="100" w:afterAutospacing="1"/>
      </w:pPr>
      <w:r w:rsidRPr="000424AB">
        <w:rPr>
          <w:rFonts w:ascii="Times" w:hAnsi="Times"/>
          <w:color w:val="282323"/>
        </w:rPr>
        <w:t>QF measures range from simple scales to sophisticated multidimensional scales. The two major types are single dimensional (e.g., average drinks/day) and multidimensional (e.g., volume variability and volume pattern). The simplest QF measure assesses amount of drinking on average drinking days (Q) and the average number of days when alcohol was consumed (F). The two numbers (i.e., Q and F) are multiplied to derive an estimated total volume referred to as “QF.” The multidimen</w:t>
      </w:r>
      <w:r w:rsidRPr="000424AB">
        <w:rPr>
          <w:rFonts w:ascii="Times" w:hAnsi="Times"/>
          <w:color w:val="282323"/>
        </w:rPr>
        <w:softHyphen/>
        <w:t xml:space="preserve"> sional measures classify individuals into drinker categories based on cross-classifications of quan</w:t>
      </w:r>
      <w:r w:rsidRPr="000424AB">
        <w:rPr>
          <w:rFonts w:ascii="Times" w:hAnsi="Times"/>
          <w:color w:val="282323"/>
        </w:rPr>
        <w:softHyphen/>
        <w:t xml:space="preserve"> tity and frequency of drinking. The number of drinking categories that have been used for multi</w:t>
      </w:r>
      <w:r w:rsidRPr="000424AB">
        <w:rPr>
          <w:rFonts w:ascii="Times" w:hAnsi="Times"/>
          <w:color w:val="282323"/>
        </w:rPr>
        <w:softHyphen/>
        <w:t xml:space="preserve"> dimensional measures ranges from 3 to more than 10. For more information, readers are referred to an excellent review of QF methods, including their development, rationale, questionnaire items, and a list of studies (Room 1990). </w:t>
      </w:r>
    </w:p>
    <w:p w14:paraId="2F917BF5" w14:textId="74F3A79C" w:rsidR="000424AB" w:rsidRPr="000424AB" w:rsidRDefault="000424AB">
      <w:pPr>
        <w:pStyle w:val="CommentText"/>
        <w:rPr>
          <w:lang w:val="en-NL"/>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80BF3D" w15:done="0"/>
  <w15:commentEx w15:paraId="2FF52222" w15:paraIdParent="4B80BF3D" w15:done="0"/>
  <w15:commentEx w15:paraId="4BA38FF2" w15:done="1"/>
  <w15:commentEx w15:paraId="3033F789" w15:done="0"/>
  <w15:commentEx w15:paraId="2B2809D1" w15:paraIdParent="3033F789" w15:done="0"/>
  <w15:commentEx w15:paraId="04DB5515" w15:done="0"/>
  <w15:commentEx w15:paraId="19CE973E" w15:done="0"/>
  <w15:commentEx w15:paraId="25E3C538" w15:paraIdParent="19CE973E" w15:done="0"/>
  <w15:commentEx w15:paraId="10AB28B2" w15:done="0"/>
  <w15:commentEx w15:paraId="1AD566E6" w15:paraIdParent="10AB28B2" w15:done="0"/>
  <w15:commentEx w15:paraId="7669F6C2" w15:paraIdParent="10AB28B2" w15:done="0"/>
  <w15:commentEx w15:paraId="22EB4810" w15:done="1"/>
  <w15:commentEx w15:paraId="34B6B17B" w15:paraIdParent="22EB4810" w15:done="1"/>
  <w15:commentEx w15:paraId="09CB5CC5" w15:done="0"/>
  <w15:commentEx w15:paraId="327A27C5" w15:done="0"/>
  <w15:commentEx w15:paraId="243155F2" w15:paraIdParent="327A27C5" w15:done="0"/>
  <w15:commentEx w15:paraId="15B597FD" w15:done="0"/>
  <w15:commentEx w15:paraId="295D1D85" w15:done="0"/>
  <w15:commentEx w15:paraId="0299BD53" w15:done="1"/>
  <w15:commentEx w15:paraId="333D9C76" w15:paraIdParent="0299BD53" w15:done="1"/>
  <w15:commentEx w15:paraId="0751C63F" w15:done="1"/>
  <w15:commentEx w15:paraId="39E1B1F2" w15:paraIdParent="0751C63F" w15:done="1"/>
  <w15:commentEx w15:paraId="67AE9355" w15:done="0"/>
  <w15:commentEx w15:paraId="7D718564" w15:done="0"/>
  <w15:commentEx w15:paraId="443006F8" w15:paraIdParent="7D718564" w15:done="0"/>
  <w15:commentEx w15:paraId="47EAAA87" w15:done="0"/>
  <w15:commentEx w15:paraId="28364038" w15:paraIdParent="47EAAA87" w15:done="0"/>
  <w15:commentEx w15:paraId="5B9EE240" w15:done="0"/>
  <w15:commentEx w15:paraId="5D44B872" w15:paraIdParent="5B9EE240" w15:done="0"/>
  <w15:commentEx w15:paraId="700412C1" w15:done="0"/>
  <w15:commentEx w15:paraId="00D5195C" w15:paraIdParent="700412C1" w15:done="0"/>
  <w15:commentEx w15:paraId="64D4337B" w15:done="0"/>
  <w15:commentEx w15:paraId="6D23AE8D" w15:done="0"/>
  <w15:commentEx w15:paraId="4B81BD4B" w15:done="1"/>
  <w15:commentEx w15:paraId="2F917B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13E18" w16cex:dateUtc="2022-01-18T09:35:00Z"/>
  <w16cex:commentExtensible w16cex:durableId="259B9451" w16cex:dateUtc="2022-01-26T07:35:00Z"/>
  <w16cex:commentExtensible w16cex:durableId="25913E1A" w16cex:dateUtc="2022-01-18T09:33:00Z"/>
  <w16cex:commentExtensible w16cex:durableId="25913E1B" w16cex:dateUtc="2022-01-18T08:10:00Z"/>
  <w16cex:commentExtensible w16cex:durableId="259BAD22" w16cex:dateUtc="2022-01-26T09:21:00Z"/>
  <w16cex:commentExtensible w16cex:durableId="259C3C6E" w16cex:dateUtc="2022-01-26T19:32:00Z"/>
  <w16cex:commentExtensible w16cex:durableId="259C3DF5" w16cex:dateUtc="2022-01-18T06:57:00Z"/>
  <w16cex:commentExtensible w16cex:durableId="259C3DF4" w16cex:dateUtc="2022-01-26T07:08:00Z"/>
  <w16cex:commentExtensible w16cex:durableId="259BBAFB" w16cex:dateUtc="2022-01-18T07:40:00Z"/>
  <w16cex:commentExtensible w16cex:durableId="259BBAFA" w16cex:dateUtc="2022-01-18T07:46:00Z"/>
  <w16cex:commentExtensible w16cex:durableId="259C3EE7" w16cex:dateUtc="2022-01-26T19:43:00Z"/>
  <w16cex:commentExtensible w16cex:durableId="25913E20" w16cex:dateUtc="2022-01-18T08:15:00Z"/>
  <w16cex:commentExtensible w16cex:durableId="259BAD6D" w16cex:dateUtc="2022-01-26T09:22:00Z"/>
  <w16cex:commentExtensible w16cex:durableId="25913E22" w16cex:dateUtc="2022-01-18T08:23:00Z"/>
  <w16cex:commentExtensible w16cex:durableId="25913E23" w16cex:dateUtc="2022-01-18T07:40:00Z"/>
  <w16cex:commentExtensible w16cex:durableId="25913E24" w16cex:dateUtc="2022-01-18T07:46:00Z"/>
  <w16cex:commentExtensible w16cex:durableId="25914177" w16cex:dateUtc="2022-01-18T11:39:00Z"/>
  <w16cex:commentExtensible w16cex:durableId="2591422A" w16cex:dateUtc="2022-01-18T11:42:00Z"/>
  <w16cex:commentExtensible w16cex:durableId="25913E2A" w16cex:dateUtc="2022-01-18T08:06:00Z"/>
  <w16cex:commentExtensible w16cex:durableId="259BA6A0" w16cex:dateUtc="2022-01-26T08:53:00Z"/>
  <w16cex:commentExtensible w16cex:durableId="25913E2B" w16cex:dateUtc="2022-01-18T08:09:00Z"/>
  <w16cex:commentExtensible w16cex:durableId="259BA6CC" w16cex:dateUtc="2022-01-26T08:54:00Z"/>
  <w16cex:commentExtensible w16cex:durableId="25913E2C" w16cex:dateUtc="2022-01-18T08:22:00Z"/>
  <w16cex:commentExtensible w16cex:durableId="25913E2D" w16cex:dateUtc="2022-01-18T08:42:00Z"/>
  <w16cex:commentExtensible w16cex:durableId="25941617" w16cex:dateUtc="2022-01-20T15:10:00Z"/>
  <w16cex:commentExtensible w16cex:durableId="25913E34" w16cex:dateUtc="2022-01-18T09:43:00Z"/>
  <w16cex:commentExtensible w16cex:durableId="259C418F" w16cex:dateUtc="2022-01-26T19:54:00Z"/>
  <w16cex:commentExtensible w16cex:durableId="25913E35" w16cex:dateUtc="2022-01-18T08:27:00Z"/>
  <w16cex:commentExtensible w16cex:durableId="259C4092" w16cex:dateUtc="2022-01-26T19:50:00Z"/>
  <w16cex:commentExtensible w16cex:durableId="25913E36" w16cex:dateUtc="2022-01-18T09:38:00Z"/>
  <w16cex:commentExtensible w16cex:durableId="259C422E" w16cex:dateUtc="2022-01-26T19:57:00Z"/>
  <w16cex:commentExtensible w16cex:durableId="259CDD7D" w16cex:dateUtc="2022-01-27T06:59:00Z"/>
  <w16cex:commentExtensible w16cex:durableId="259CDD29" w16cex:dateUtc="2022-01-27T06:58:00Z"/>
  <w16cex:commentExtensible w16cex:durableId="25913E3D" w16cex:dateUtc="2022-01-18T08:36:00Z"/>
  <w16cex:commentExtensible w16cex:durableId="259BA9AB" w16cex:dateUtc="2022-01-26T09: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80BF3D" w16cid:durableId="25913E18"/>
  <w16cid:commentId w16cid:paraId="2FF52222" w16cid:durableId="259B9451"/>
  <w16cid:commentId w16cid:paraId="4BA38FF2" w16cid:durableId="25913E1A"/>
  <w16cid:commentId w16cid:paraId="3033F789" w16cid:durableId="25913E1B"/>
  <w16cid:commentId w16cid:paraId="2B2809D1" w16cid:durableId="259BAD22"/>
  <w16cid:commentId w16cid:paraId="04DB5515" w16cid:durableId="259C3C6E"/>
  <w16cid:commentId w16cid:paraId="19CE973E" w16cid:durableId="259C3DF5"/>
  <w16cid:commentId w16cid:paraId="25E3C538" w16cid:durableId="259C3DF4"/>
  <w16cid:commentId w16cid:paraId="10AB28B2" w16cid:durableId="259BBAFB"/>
  <w16cid:commentId w16cid:paraId="1AD566E6" w16cid:durableId="259BBAFA"/>
  <w16cid:commentId w16cid:paraId="7669F6C2" w16cid:durableId="259C3EE7"/>
  <w16cid:commentId w16cid:paraId="22EB4810" w16cid:durableId="25913E20"/>
  <w16cid:commentId w16cid:paraId="34B6B17B" w16cid:durableId="259BAD6D"/>
  <w16cid:commentId w16cid:paraId="09CB5CC5" w16cid:durableId="25913E22"/>
  <w16cid:commentId w16cid:paraId="327A27C5" w16cid:durableId="25913E23"/>
  <w16cid:commentId w16cid:paraId="243155F2" w16cid:durableId="25913E24"/>
  <w16cid:commentId w16cid:paraId="15B597FD" w16cid:durableId="25914177"/>
  <w16cid:commentId w16cid:paraId="295D1D85" w16cid:durableId="2591422A"/>
  <w16cid:commentId w16cid:paraId="0299BD53" w16cid:durableId="25913E2A"/>
  <w16cid:commentId w16cid:paraId="333D9C76" w16cid:durableId="259BA6A0"/>
  <w16cid:commentId w16cid:paraId="0751C63F" w16cid:durableId="25913E2B"/>
  <w16cid:commentId w16cid:paraId="39E1B1F2" w16cid:durableId="259BA6CC"/>
  <w16cid:commentId w16cid:paraId="67AE9355" w16cid:durableId="25913E2C"/>
  <w16cid:commentId w16cid:paraId="7D718564" w16cid:durableId="25913E2D"/>
  <w16cid:commentId w16cid:paraId="443006F8" w16cid:durableId="25941617"/>
  <w16cid:commentId w16cid:paraId="47EAAA87" w16cid:durableId="25913E34"/>
  <w16cid:commentId w16cid:paraId="28364038" w16cid:durableId="259C418F"/>
  <w16cid:commentId w16cid:paraId="5B9EE240" w16cid:durableId="25913E35"/>
  <w16cid:commentId w16cid:paraId="5D44B872" w16cid:durableId="259C4092"/>
  <w16cid:commentId w16cid:paraId="700412C1" w16cid:durableId="25913E36"/>
  <w16cid:commentId w16cid:paraId="00D5195C" w16cid:durableId="259C422E"/>
  <w16cid:commentId w16cid:paraId="64D4337B" w16cid:durableId="259CDD7D"/>
  <w16cid:commentId w16cid:paraId="6D23AE8D" w16cid:durableId="259CDD29"/>
  <w16cid:commentId w16cid:paraId="4B81BD4B" w16cid:durableId="25913E3D"/>
  <w16cid:commentId w16cid:paraId="2F917BF5" w16cid:durableId="259BA9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0EED6" w14:textId="77777777" w:rsidR="00286E91" w:rsidRDefault="00286E91" w:rsidP="00AB4336">
      <w:r>
        <w:separator/>
      </w:r>
    </w:p>
  </w:endnote>
  <w:endnote w:type="continuationSeparator" w:id="0">
    <w:p w14:paraId="68EF501E" w14:textId="77777777" w:rsidR="00286E91" w:rsidRDefault="00286E91" w:rsidP="00AB4336">
      <w:r>
        <w:continuationSeparator/>
      </w:r>
    </w:p>
  </w:endnote>
  <w:endnote w:type="continuationNotice" w:id="1">
    <w:p w14:paraId="4B8946A0" w14:textId="77777777" w:rsidR="00286E91" w:rsidRDefault="00286E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1BC2A" w14:textId="77777777" w:rsidR="00286E91" w:rsidRDefault="00286E91" w:rsidP="00AB4336">
      <w:r>
        <w:separator/>
      </w:r>
    </w:p>
  </w:footnote>
  <w:footnote w:type="continuationSeparator" w:id="0">
    <w:p w14:paraId="4EF09EFA" w14:textId="77777777" w:rsidR="00286E91" w:rsidRDefault="00286E91" w:rsidP="00AB4336">
      <w:r>
        <w:continuationSeparator/>
      </w:r>
    </w:p>
  </w:footnote>
  <w:footnote w:type="continuationNotice" w:id="1">
    <w:p w14:paraId="75A8A585" w14:textId="77777777" w:rsidR="00286E91" w:rsidRDefault="00286E9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2EAC3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386DE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8C56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4EAF0A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8A15D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380FE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9889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2A6DE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3C817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054395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6E256C"/>
    <w:multiLevelType w:val="hybridMultilevel"/>
    <w:tmpl w:val="8F54F75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0AB90AC8"/>
    <w:multiLevelType w:val="hybridMultilevel"/>
    <w:tmpl w:val="4FD05F9A"/>
    <w:lvl w:ilvl="0" w:tplc="987420A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0D3A161E"/>
    <w:multiLevelType w:val="hybridMultilevel"/>
    <w:tmpl w:val="49826A2A"/>
    <w:lvl w:ilvl="0" w:tplc="6FA2FE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11936010"/>
    <w:multiLevelType w:val="hybridMultilevel"/>
    <w:tmpl w:val="20CED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B609AF"/>
    <w:multiLevelType w:val="hybridMultilevel"/>
    <w:tmpl w:val="84843B48"/>
    <w:lvl w:ilvl="0" w:tplc="0BAAF3A8">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5" w15:restartNumberingAfterBreak="0">
    <w:nsid w:val="20A212AC"/>
    <w:multiLevelType w:val="hybridMultilevel"/>
    <w:tmpl w:val="16528B9C"/>
    <w:lvl w:ilvl="0" w:tplc="D27A1000">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215D17"/>
    <w:multiLevelType w:val="hybridMultilevel"/>
    <w:tmpl w:val="1BFCF32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53577A1"/>
    <w:multiLevelType w:val="hybridMultilevel"/>
    <w:tmpl w:val="1806EE6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85B3306"/>
    <w:multiLevelType w:val="hybridMultilevel"/>
    <w:tmpl w:val="3318864C"/>
    <w:lvl w:ilvl="0" w:tplc="0BAAF3A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9" w15:restartNumberingAfterBreak="0">
    <w:nsid w:val="3C734D09"/>
    <w:multiLevelType w:val="multilevel"/>
    <w:tmpl w:val="33129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0A0B10"/>
    <w:multiLevelType w:val="hybridMultilevel"/>
    <w:tmpl w:val="9ED4D2BE"/>
    <w:lvl w:ilvl="0" w:tplc="51B85BD6">
      <w:start w:val="1"/>
      <w:numFmt w:val="decimal"/>
      <w:lvlText w:val="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EF7523"/>
    <w:multiLevelType w:val="hybridMultilevel"/>
    <w:tmpl w:val="CB3C7B60"/>
    <w:lvl w:ilvl="0" w:tplc="6D26DF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1444A85"/>
    <w:multiLevelType w:val="hybridMultilevel"/>
    <w:tmpl w:val="709A5F8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26D36A9"/>
    <w:multiLevelType w:val="hybridMultilevel"/>
    <w:tmpl w:val="CEF62FDC"/>
    <w:lvl w:ilvl="0" w:tplc="5248F26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4" w15:restartNumberingAfterBreak="0">
    <w:nsid w:val="6F1B3A0E"/>
    <w:multiLevelType w:val="hybridMultilevel"/>
    <w:tmpl w:val="E2D45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D944F2"/>
    <w:multiLevelType w:val="hybridMultilevel"/>
    <w:tmpl w:val="7B804F0E"/>
    <w:lvl w:ilvl="0" w:tplc="6FA2FE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A0900E2"/>
    <w:multiLevelType w:val="hybridMultilevel"/>
    <w:tmpl w:val="133A07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FB05981"/>
    <w:multiLevelType w:val="hybridMultilevel"/>
    <w:tmpl w:val="E83866C8"/>
    <w:lvl w:ilvl="0" w:tplc="6FA2FE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5"/>
  </w:num>
  <w:num w:numId="2">
    <w:abstractNumId w:val="24"/>
  </w:num>
  <w:num w:numId="3">
    <w:abstractNumId w:val="20"/>
  </w:num>
  <w:num w:numId="4">
    <w:abstractNumId w:val="18"/>
  </w:num>
  <w:num w:numId="5">
    <w:abstractNumId w:val="14"/>
  </w:num>
  <w:num w:numId="6">
    <w:abstractNumId w:val="11"/>
  </w:num>
  <w:num w:numId="7">
    <w:abstractNumId w:val="23"/>
  </w:num>
  <w:num w:numId="8">
    <w:abstractNumId w:val="10"/>
  </w:num>
  <w:num w:numId="9">
    <w:abstractNumId w:val="16"/>
  </w:num>
  <w:num w:numId="10">
    <w:abstractNumId w:val="12"/>
  </w:num>
  <w:num w:numId="11">
    <w:abstractNumId w:val="27"/>
  </w:num>
  <w:num w:numId="12">
    <w:abstractNumId w:val="17"/>
  </w:num>
  <w:num w:numId="13">
    <w:abstractNumId w:val="25"/>
  </w:num>
  <w:num w:numId="14">
    <w:abstractNumId w:val="22"/>
  </w:num>
  <w:num w:numId="15">
    <w:abstractNumId w:val="26"/>
  </w:num>
  <w:num w:numId="16">
    <w:abstractNumId w:val="21"/>
  </w:num>
  <w:num w:numId="17">
    <w:abstractNumId w:val="0"/>
  </w:num>
  <w:num w:numId="18">
    <w:abstractNumId w:val="1"/>
  </w:num>
  <w:num w:numId="19">
    <w:abstractNumId w:val="2"/>
  </w:num>
  <w:num w:numId="20">
    <w:abstractNumId w:val="3"/>
  </w:num>
  <w:num w:numId="21">
    <w:abstractNumId w:val="8"/>
  </w:num>
  <w:num w:numId="22">
    <w:abstractNumId w:val="4"/>
  </w:num>
  <w:num w:numId="23">
    <w:abstractNumId w:val="5"/>
  </w:num>
  <w:num w:numId="24">
    <w:abstractNumId w:val="6"/>
  </w:num>
  <w:num w:numId="25">
    <w:abstractNumId w:val="7"/>
  </w:num>
  <w:num w:numId="26">
    <w:abstractNumId w:val="9"/>
  </w:num>
  <w:num w:numId="27">
    <w:abstractNumId w:val="19"/>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serno, Lorenz">
    <w15:presenceInfo w15:providerId="None" w15:userId="Deserno, Lorenz"/>
  </w15:person>
  <w15:person w15:author="Hilmar Zech">
    <w15:presenceInfo w15:providerId="Windows Live" w15:userId="2bc43d85af2fc0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F96"/>
    <w:rsid w:val="00001E97"/>
    <w:rsid w:val="00002750"/>
    <w:rsid w:val="000067B9"/>
    <w:rsid w:val="000074C8"/>
    <w:rsid w:val="00010327"/>
    <w:rsid w:val="00011423"/>
    <w:rsid w:val="00011CD5"/>
    <w:rsid w:val="00012CA3"/>
    <w:rsid w:val="000144DA"/>
    <w:rsid w:val="00016864"/>
    <w:rsid w:val="00017F7A"/>
    <w:rsid w:val="00020469"/>
    <w:rsid w:val="00020A15"/>
    <w:rsid w:val="00021816"/>
    <w:rsid w:val="00021C4F"/>
    <w:rsid w:val="00021C72"/>
    <w:rsid w:val="00026EEF"/>
    <w:rsid w:val="00031ECE"/>
    <w:rsid w:val="00032A93"/>
    <w:rsid w:val="000339D6"/>
    <w:rsid w:val="00035A7B"/>
    <w:rsid w:val="00037D13"/>
    <w:rsid w:val="0004014D"/>
    <w:rsid w:val="00040C74"/>
    <w:rsid w:val="00040F91"/>
    <w:rsid w:val="000424AB"/>
    <w:rsid w:val="00043D6F"/>
    <w:rsid w:val="0004628B"/>
    <w:rsid w:val="000477BA"/>
    <w:rsid w:val="00052708"/>
    <w:rsid w:val="00053B4F"/>
    <w:rsid w:val="000540BE"/>
    <w:rsid w:val="0005468E"/>
    <w:rsid w:val="000607A9"/>
    <w:rsid w:val="000620FA"/>
    <w:rsid w:val="00063D75"/>
    <w:rsid w:val="00066BB4"/>
    <w:rsid w:val="000672D5"/>
    <w:rsid w:val="00071276"/>
    <w:rsid w:val="000716F8"/>
    <w:rsid w:val="000726DE"/>
    <w:rsid w:val="000728DF"/>
    <w:rsid w:val="0007338D"/>
    <w:rsid w:val="00073A81"/>
    <w:rsid w:val="00073F08"/>
    <w:rsid w:val="000838F1"/>
    <w:rsid w:val="00083B88"/>
    <w:rsid w:val="00084FA7"/>
    <w:rsid w:val="00086DFF"/>
    <w:rsid w:val="00094414"/>
    <w:rsid w:val="0009563A"/>
    <w:rsid w:val="000A1841"/>
    <w:rsid w:val="000A731E"/>
    <w:rsid w:val="000A7348"/>
    <w:rsid w:val="000B1114"/>
    <w:rsid w:val="000B5944"/>
    <w:rsid w:val="000B63D4"/>
    <w:rsid w:val="000B7106"/>
    <w:rsid w:val="000C04D9"/>
    <w:rsid w:val="000C1B4A"/>
    <w:rsid w:val="000C325F"/>
    <w:rsid w:val="000D13D4"/>
    <w:rsid w:val="000D399D"/>
    <w:rsid w:val="000E21C6"/>
    <w:rsid w:val="000F05BF"/>
    <w:rsid w:val="000F09FF"/>
    <w:rsid w:val="000F2D0A"/>
    <w:rsid w:val="000F6885"/>
    <w:rsid w:val="000F7272"/>
    <w:rsid w:val="001010F7"/>
    <w:rsid w:val="00104304"/>
    <w:rsid w:val="001072B2"/>
    <w:rsid w:val="0010739E"/>
    <w:rsid w:val="00107FB7"/>
    <w:rsid w:val="00111663"/>
    <w:rsid w:val="001118DF"/>
    <w:rsid w:val="00114C3B"/>
    <w:rsid w:val="00115DB0"/>
    <w:rsid w:val="001162D5"/>
    <w:rsid w:val="001201D6"/>
    <w:rsid w:val="00120B87"/>
    <w:rsid w:val="00121C70"/>
    <w:rsid w:val="0012466B"/>
    <w:rsid w:val="001246EF"/>
    <w:rsid w:val="0012635D"/>
    <w:rsid w:val="00131A0B"/>
    <w:rsid w:val="0013283B"/>
    <w:rsid w:val="00133CDF"/>
    <w:rsid w:val="00135B8E"/>
    <w:rsid w:val="00137144"/>
    <w:rsid w:val="00137BBC"/>
    <w:rsid w:val="00140153"/>
    <w:rsid w:val="001434EE"/>
    <w:rsid w:val="001436A4"/>
    <w:rsid w:val="00143BA1"/>
    <w:rsid w:val="00150A1A"/>
    <w:rsid w:val="00151126"/>
    <w:rsid w:val="00153A9A"/>
    <w:rsid w:val="001541F2"/>
    <w:rsid w:val="00155392"/>
    <w:rsid w:val="0015674E"/>
    <w:rsid w:val="0015733E"/>
    <w:rsid w:val="00160879"/>
    <w:rsid w:val="00161864"/>
    <w:rsid w:val="00161A1E"/>
    <w:rsid w:val="00164B46"/>
    <w:rsid w:val="00166332"/>
    <w:rsid w:val="00172BD2"/>
    <w:rsid w:val="00172FD8"/>
    <w:rsid w:val="0017403D"/>
    <w:rsid w:val="00174ADC"/>
    <w:rsid w:val="00176D59"/>
    <w:rsid w:val="0018137E"/>
    <w:rsid w:val="00187B4A"/>
    <w:rsid w:val="001906B1"/>
    <w:rsid w:val="00190F96"/>
    <w:rsid w:val="0019510E"/>
    <w:rsid w:val="00196FFC"/>
    <w:rsid w:val="00197223"/>
    <w:rsid w:val="001A30F9"/>
    <w:rsid w:val="001A3F34"/>
    <w:rsid w:val="001A4F5B"/>
    <w:rsid w:val="001A6421"/>
    <w:rsid w:val="001A7DC0"/>
    <w:rsid w:val="001B1398"/>
    <w:rsid w:val="001B7D9D"/>
    <w:rsid w:val="001C1EF6"/>
    <w:rsid w:val="001C1FF6"/>
    <w:rsid w:val="001C217A"/>
    <w:rsid w:val="001C4906"/>
    <w:rsid w:val="001D002C"/>
    <w:rsid w:val="001D0778"/>
    <w:rsid w:val="001D396B"/>
    <w:rsid w:val="001D6230"/>
    <w:rsid w:val="001D70C2"/>
    <w:rsid w:val="001D7988"/>
    <w:rsid w:val="001E0C52"/>
    <w:rsid w:val="001E1A80"/>
    <w:rsid w:val="001E3084"/>
    <w:rsid w:val="001E3497"/>
    <w:rsid w:val="001E34D4"/>
    <w:rsid w:val="001E38A8"/>
    <w:rsid w:val="001F08AB"/>
    <w:rsid w:val="001F1936"/>
    <w:rsid w:val="001F222B"/>
    <w:rsid w:val="001F6D47"/>
    <w:rsid w:val="00200C49"/>
    <w:rsid w:val="00206CC3"/>
    <w:rsid w:val="00207873"/>
    <w:rsid w:val="002079E6"/>
    <w:rsid w:val="002100DB"/>
    <w:rsid w:val="00210539"/>
    <w:rsid w:val="002118FD"/>
    <w:rsid w:val="00214763"/>
    <w:rsid w:val="00215C3B"/>
    <w:rsid w:val="00220FBF"/>
    <w:rsid w:val="00222177"/>
    <w:rsid w:val="00224760"/>
    <w:rsid w:val="00224C68"/>
    <w:rsid w:val="00232417"/>
    <w:rsid w:val="0023281F"/>
    <w:rsid w:val="00233827"/>
    <w:rsid w:val="00234158"/>
    <w:rsid w:val="00234D12"/>
    <w:rsid w:val="00241D74"/>
    <w:rsid w:val="00241DC2"/>
    <w:rsid w:val="002460B9"/>
    <w:rsid w:val="00246AA8"/>
    <w:rsid w:val="00247FB9"/>
    <w:rsid w:val="00251DC7"/>
    <w:rsid w:val="00256DE6"/>
    <w:rsid w:val="00260115"/>
    <w:rsid w:val="00264E2F"/>
    <w:rsid w:val="00266777"/>
    <w:rsid w:val="002708C9"/>
    <w:rsid w:val="0027183D"/>
    <w:rsid w:val="00272E1A"/>
    <w:rsid w:val="00273FCC"/>
    <w:rsid w:val="002753A1"/>
    <w:rsid w:val="0028073E"/>
    <w:rsid w:val="00280B1B"/>
    <w:rsid w:val="00283E4B"/>
    <w:rsid w:val="00286AD8"/>
    <w:rsid w:val="00286E91"/>
    <w:rsid w:val="002901D4"/>
    <w:rsid w:val="00291F3D"/>
    <w:rsid w:val="00295160"/>
    <w:rsid w:val="00296BC2"/>
    <w:rsid w:val="00297652"/>
    <w:rsid w:val="002A04A7"/>
    <w:rsid w:val="002A47EA"/>
    <w:rsid w:val="002A4899"/>
    <w:rsid w:val="002A4A30"/>
    <w:rsid w:val="002A5514"/>
    <w:rsid w:val="002A5EDE"/>
    <w:rsid w:val="002A71C6"/>
    <w:rsid w:val="002B029F"/>
    <w:rsid w:val="002B0A8C"/>
    <w:rsid w:val="002B3662"/>
    <w:rsid w:val="002B6979"/>
    <w:rsid w:val="002C0D11"/>
    <w:rsid w:val="002C2EB4"/>
    <w:rsid w:val="002C5888"/>
    <w:rsid w:val="002C6774"/>
    <w:rsid w:val="002D30D4"/>
    <w:rsid w:val="002D42DA"/>
    <w:rsid w:val="002D4CD2"/>
    <w:rsid w:val="002D67F6"/>
    <w:rsid w:val="002D6FD8"/>
    <w:rsid w:val="002D74C7"/>
    <w:rsid w:val="002E0153"/>
    <w:rsid w:val="002E0848"/>
    <w:rsid w:val="002E0CFD"/>
    <w:rsid w:val="002E2D77"/>
    <w:rsid w:val="002E36D2"/>
    <w:rsid w:val="002E47D4"/>
    <w:rsid w:val="002E6FC0"/>
    <w:rsid w:val="002E73C2"/>
    <w:rsid w:val="002F1EA5"/>
    <w:rsid w:val="002F29DF"/>
    <w:rsid w:val="00301940"/>
    <w:rsid w:val="003042CF"/>
    <w:rsid w:val="003063AE"/>
    <w:rsid w:val="00311269"/>
    <w:rsid w:val="00311C4B"/>
    <w:rsid w:val="00311DB0"/>
    <w:rsid w:val="003137C3"/>
    <w:rsid w:val="003157C1"/>
    <w:rsid w:val="00315BB9"/>
    <w:rsid w:val="00317464"/>
    <w:rsid w:val="0031749F"/>
    <w:rsid w:val="003220AF"/>
    <w:rsid w:val="0032310D"/>
    <w:rsid w:val="0032581E"/>
    <w:rsid w:val="00325BDD"/>
    <w:rsid w:val="00326954"/>
    <w:rsid w:val="003271C6"/>
    <w:rsid w:val="00330EF5"/>
    <w:rsid w:val="00331CA2"/>
    <w:rsid w:val="00334AD1"/>
    <w:rsid w:val="00336AA7"/>
    <w:rsid w:val="003431DC"/>
    <w:rsid w:val="0034642E"/>
    <w:rsid w:val="003522BF"/>
    <w:rsid w:val="003537F1"/>
    <w:rsid w:val="0035381F"/>
    <w:rsid w:val="00357739"/>
    <w:rsid w:val="003578CB"/>
    <w:rsid w:val="00361150"/>
    <w:rsid w:val="003611D7"/>
    <w:rsid w:val="0036498F"/>
    <w:rsid w:val="00364C6F"/>
    <w:rsid w:val="003653F3"/>
    <w:rsid w:val="00365B87"/>
    <w:rsid w:val="0036696E"/>
    <w:rsid w:val="00372773"/>
    <w:rsid w:val="00373C35"/>
    <w:rsid w:val="00373E19"/>
    <w:rsid w:val="0037482A"/>
    <w:rsid w:val="00380E40"/>
    <w:rsid w:val="00381D63"/>
    <w:rsid w:val="0038242D"/>
    <w:rsid w:val="003826DF"/>
    <w:rsid w:val="003833B6"/>
    <w:rsid w:val="00384D86"/>
    <w:rsid w:val="00384F0B"/>
    <w:rsid w:val="0038530E"/>
    <w:rsid w:val="0038568A"/>
    <w:rsid w:val="00387C01"/>
    <w:rsid w:val="00390E19"/>
    <w:rsid w:val="0039176C"/>
    <w:rsid w:val="003919C2"/>
    <w:rsid w:val="003927D1"/>
    <w:rsid w:val="00394651"/>
    <w:rsid w:val="003961D9"/>
    <w:rsid w:val="003A443B"/>
    <w:rsid w:val="003A78FB"/>
    <w:rsid w:val="003A7C82"/>
    <w:rsid w:val="003B094D"/>
    <w:rsid w:val="003B30C6"/>
    <w:rsid w:val="003B45F3"/>
    <w:rsid w:val="003B5254"/>
    <w:rsid w:val="003B6E32"/>
    <w:rsid w:val="003B6EBE"/>
    <w:rsid w:val="003B75D4"/>
    <w:rsid w:val="003C0386"/>
    <w:rsid w:val="003C108B"/>
    <w:rsid w:val="003C31D5"/>
    <w:rsid w:val="003C34E5"/>
    <w:rsid w:val="003C4410"/>
    <w:rsid w:val="003C5BDD"/>
    <w:rsid w:val="003D08FB"/>
    <w:rsid w:val="003D15C8"/>
    <w:rsid w:val="003D25EF"/>
    <w:rsid w:val="003E44DD"/>
    <w:rsid w:val="003E5D36"/>
    <w:rsid w:val="003E67D0"/>
    <w:rsid w:val="003E6DD0"/>
    <w:rsid w:val="003E6ECB"/>
    <w:rsid w:val="003F6A31"/>
    <w:rsid w:val="0040021C"/>
    <w:rsid w:val="00400B74"/>
    <w:rsid w:val="00400FCB"/>
    <w:rsid w:val="00401179"/>
    <w:rsid w:val="004117CB"/>
    <w:rsid w:val="00414A37"/>
    <w:rsid w:val="0041506D"/>
    <w:rsid w:val="00415245"/>
    <w:rsid w:val="00416076"/>
    <w:rsid w:val="00416493"/>
    <w:rsid w:val="004218BB"/>
    <w:rsid w:val="00421905"/>
    <w:rsid w:val="004224B3"/>
    <w:rsid w:val="004228C4"/>
    <w:rsid w:val="004249D7"/>
    <w:rsid w:val="004261F0"/>
    <w:rsid w:val="00430C71"/>
    <w:rsid w:val="0043128B"/>
    <w:rsid w:val="00431DE7"/>
    <w:rsid w:val="00432006"/>
    <w:rsid w:val="00432A1E"/>
    <w:rsid w:val="00434A5B"/>
    <w:rsid w:val="00435C40"/>
    <w:rsid w:val="00442638"/>
    <w:rsid w:val="00447D33"/>
    <w:rsid w:val="00450CBE"/>
    <w:rsid w:val="00450E41"/>
    <w:rsid w:val="00451680"/>
    <w:rsid w:val="0045523A"/>
    <w:rsid w:val="0045649F"/>
    <w:rsid w:val="0045682D"/>
    <w:rsid w:val="004569C2"/>
    <w:rsid w:val="00457E70"/>
    <w:rsid w:val="004667AB"/>
    <w:rsid w:val="00466FE7"/>
    <w:rsid w:val="00467B0D"/>
    <w:rsid w:val="004702A8"/>
    <w:rsid w:val="004703A9"/>
    <w:rsid w:val="004729CD"/>
    <w:rsid w:val="00481D9E"/>
    <w:rsid w:val="00482863"/>
    <w:rsid w:val="00482B82"/>
    <w:rsid w:val="00483AC4"/>
    <w:rsid w:val="004864C9"/>
    <w:rsid w:val="00494477"/>
    <w:rsid w:val="0049545A"/>
    <w:rsid w:val="00495553"/>
    <w:rsid w:val="00496CE6"/>
    <w:rsid w:val="00497D11"/>
    <w:rsid w:val="004A0A24"/>
    <w:rsid w:val="004A0AC7"/>
    <w:rsid w:val="004A4999"/>
    <w:rsid w:val="004A6741"/>
    <w:rsid w:val="004A6FB3"/>
    <w:rsid w:val="004B03BF"/>
    <w:rsid w:val="004B3C95"/>
    <w:rsid w:val="004B70AA"/>
    <w:rsid w:val="004C023A"/>
    <w:rsid w:val="004C06E4"/>
    <w:rsid w:val="004C15E5"/>
    <w:rsid w:val="004C3E06"/>
    <w:rsid w:val="004C559D"/>
    <w:rsid w:val="004C642C"/>
    <w:rsid w:val="004C7EA2"/>
    <w:rsid w:val="004D0629"/>
    <w:rsid w:val="004D238C"/>
    <w:rsid w:val="004D6814"/>
    <w:rsid w:val="004D72DF"/>
    <w:rsid w:val="004E10C7"/>
    <w:rsid w:val="004E3043"/>
    <w:rsid w:val="004E3AFB"/>
    <w:rsid w:val="004E53EF"/>
    <w:rsid w:val="004E7E4D"/>
    <w:rsid w:val="004F05F4"/>
    <w:rsid w:val="004F180D"/>
    <w:rsid w:val="004F2237"/>
    <w:rsid w:val="004F5FF2"/>
    <w:rsid w:val="004F7097"/>
    <w:rsid w:val="004F777E"/>
    <w:rsid w:val="005007BB"/>
    <w:rsid w:val="00501D79"/>
    <w:rsid w:val="00504694"/>
    <w:rsid w:val="00505566"/>
    <w:rsid w:val="00506155"/>
    <w:rsid w:val="00515B71"/>
    <w:rsid w:val="005235BF"/>
    <w:rsid w:val="00524511"/>
    <w:rsid w:val="00530D27"/>
    <w:rsid w:val="00531B5C"/>
    <w:rsid w:val="00532E17"/>
    <w:rsid w:val="005338AE"/>
    <w:rsid w:val="005353A3"/>
    <w:rsid w:val="00536050"/>
    <w:rsid w:val="00536B5D"/>
    <w:rsid w:val="0054035A"/>
    <w:rsid w:val="005406FD"/>
    <w:rsid w:val="00543B0E"/>
    <w:rsid w:val="00547756"/>
    <w:rsid w:val="00550D7B"/>
    <w:rsid w:val="00551A3E"/>
    <w:rsid w:val="00551BE9"/>
    <w:rsid w:val="00552579"/>
    <w:rsid w:val="00553317"/>
    <w:rsid w:val="005544F9"/>
    <w:rsid w:val="00557880"/>
    <w:rsid w:val="00557A59"/>
    <w:rsid w:val="00563484"/>
    <w:rsid w:val="00564B25"/>
    <w:rsid w:val="00565EE1"/>
    <w:rsid w:val="00573D83"/>
    <w:rsid w:val="005744B8"/>
    <w:rsid w:val="005757AB"/>
    <w:rsid w:val="00582A30"/>
    <w:rsid w:val="00586407"/>
    <w:rsid w:val="005914FD"/>
    <w:rsid w:val="00593060"/>
    <w:rsid w:val="00593864"/>
    <w:rsid w:val="0059658C"/>
    <w:rsid w:val="005969F1"/>
    <w:rsid w:val="005A2761"/>
    <w:rsid w:val="005A29E5"/>
    <w:rsid w:val="005A34C6"/>
    <w:rsid w:val="005A6EE0"/>
    <w:rsid w:val="005B101D"/>
    <w:rsid w:val="005B44CF"/>
    <w:rsid w:val="005B5746"/>
    <w:rsid w:val="005B6ABC"/>
    <w:rsid w:val="005C433C"/>
    <w:rsid w:val="005C6B99"/>
    <w:rsid w:val="005D1E12"/>
    <w:rsid w:val="005D1ED2"/>
    <w:rsid w:val="005D611D"/>
    <w:rsid w:val="005E289E"/>
    <w:rsid w:val="005E2CD0"/>
    <w:rsid w:val="005E5D07"/>
    <w:rsid w:val="005E6E86"/>
    <w:rsid w:val="005F3059"/>
    <w:rsid w:val="005F4E84"/>
    <w:rsid w:val="005F5A67"/>
    <w:rsid w:val="0060190F"/>
    <w:rsid w:val="00606EAF"/>
    <w:rsid w:val="00607639"/>
    <w:rsid w:val="0060783B"/>
    <w:rsid w:val="00614045"/>
    <w:rsid w:val="00614539"/>
    <w:rsid w:val="0061489A"/>
    <w:rsid w:val="00614D79"/>
    <w:rsid w:val="00616969"/>
    <w:rsid w:val="0062009C"/>
    <w:rsid w:val="00632EB9"/>
    <w:rsid w:val="00633776"/>
    <w:rsid w:val="00633CF0"/>
    <w:rsid w:val="0063665A"/>
    <w:rsid w:val="00637442"/>
    <w:rsid w:val="0063794D"/>
    <w:rsid w:val="00637F0F"/>
    <w:rsid w:val="006419A2"/>
    <w:rsid w:val="0064288A"/>
    <w:rsid w:val="00644049"/>
    <w:rsid w:val="00646AFD"/>
    <w:rsid w:val="00647007"/>
    <w:rsid w:val="006510AA"/>
    <w:rsid w:val="00653DA3"/>
    <w:rsid w:val="0065423F"/>
    <w:rsid w:val="006578F6"/>
    <w:rsid w:val="00662BB7"/>
    <w:rsid w:val="0066365C"/>
    <w:rsid w:val="00666C4B"/>
    <w:rsid w:val="006723CB"/>
    <w:rsid w:val="006724E7"/>
    <w:rsid w:val="00673726"/>
    <w:rsid w:val="006738CC"/>
    <w:rsid w:val="0067579D"/>
    <w:rsid w:val="00675C08"/>
    <w:rsid w:val="00680DBB"/>
    <w:rsid w:val="00682069"/>
    <w:rsid w:val="0068453A"/>
    <w:rsid w:val="006857B8"/>
    <w:rsid w:val="00685823"/>
    <w:rsid w:val="00686EE5"/>
    <w:rsid w:val="00687485"/>
    <w:rsid w:val="00687ED4"/>
    <w:rsid w:val="00691699"/>
    <w:rsid w:val="00691759"/>
    <w:rsid w:val="006919E7"/>
    <w:rsid w:val="00692353"/>
    <w:rsid w:val="006A03E0"/>
    <w:rsid w:val="006A0C07"/>
    <w:rsid w:val="006A46AB"/>
    <w:rsid w:val="006A592A"/>
    <w:rsid w:val="006A7AE8"/>
    <w:rsid w:val="006B05DD"/>
    <w:rsid w:val="006B42C0"/>
    <w:rsid w:val="006B453D"/>
    <w:rsid w:val="006B4A78"/>
    <w:rsid w:val="006B7C9B"/>
    <w:rsid w:val="006C243A"/>
    <w:rsid w:val="006C290D"/>
    <w:rsid w:val="006C3964"/>
    <w:rsid w:val="006C48CE"/>
    <w:rsid w:val="006C56B5"/>
    <w:rsid w:val="006C7047"/>
    <w:rsid w:val="006D2D89"/>
    <w:rsid w:val="006D3463"/>
    <w:rsid w:val="006D526A"/>
    <w:rsid w:val="006D5A4C"/>
    <w:rsid w:val="006D6FFD"/>
    <w:rsid w:val="006D75E0"/>
    <w:rsid w:val="006D75FE"/>
    <w:rsid w:val="006D7B82"/>
    <w:rsid w:val="006E0371"/>
    <w:rsid w:val="006E0632"/>
    <w:rsid w:val="006E1E5F"/>
    <w:rsid w:val="006E20C3"/>
    <w:rsid w:val="006E428E"/>
    <w:rsid w:val="006E53A3"/>
    <w:rsid w:val="006E7A9D"/>
    <w:rsid w:val="006F0FF0"/>
    <w:rsid w:val="006F21CB"/>
    <w:rsid w:val="006F5098"/>
    <w:rsid w:val="006F5138"/>
    <w:rsid w:val="006F6223"/>
    <w:rsid w:val="006F6629"/>
    <w:rsid w:val="006F6857"/>
    <w:rsid w:val="007002C0"/>
    <w:rsid w:val="0070084B"/>
    <w:rsid w:val="00705454"/>
    <w:rsid w:val="00706BBD"/>
    <w:rsid w:val="0071214F"/>
    <w:rsid w:val="00716D2D"/>
    <w:rsid w:val="007172C0"/>
    <w:rsid w:val="00717AD3"/>
    <w:rsid w:val="00720F5F"/>
    <w:rsid w:val="0072167B"/>
    <w:rsid w:val="00723126"/>
    <w:rsid w:val="007301D8"/>
    <w:rsid w:val="007304ED"/>
    <w:rsid w:val="00731196"/>
    <w:rsid w:val="007312DC"/>
    <w:rsid w:val="0073446B"/>
    <w:rsid w:val="00734B50"/>
    <w:rsid w:val="00736033"/>
    <w:rsid w:val="00737136"/>
    <w:rsid w:val="007404CF"/>
    <w:rsid w:val="00740E3C"/>
    <w:rsid w:val="00744BB5"/>
    <w:rsid w:val="00747309"/>
    <w:rsid w:val="00750159"/>
    <w:rsid w:val="0075219C"/>
    <w:rsid w:val="00755E13"/>
    <w:rsid w:val="00756716"/>
    <w:rsid w:val="00756E0B"/>
    <w:rsid w:val="007640BD"/>
    <w:rsid w:val="00764C65"/>
    <w:rsid w:val="007653FD"/>
    <w:rsid w:val="007701E4"/>
    <w:rsid w:val="007710FE"/>
    <w:rsid w:val="007713A1"/>
    <w:rsid w:val="0077175D"/>
    <w:rsid w:val="00773195"/>
    <w:rsid w:val="00775898"/>
    <w:rsid w:val="007777C9"/>
    <w:rsid w:val="007810A4"/>
    <w:rsid w:val="00783B17"/>
    <w:rsid w:val="007844CA"/>
    <w:rsid w:val="00785B88"/>
    <w:rsid w:val="00785EA0"/>
    <w:rsid w:val="00787112"/>
    <w:rsid w:val="00787ACA"/>
    <w:rsid w:val="00791253"/>
    <w:rsid w:val="0079381E"/>
    <w:rsid w:val="00793A9C"/>
    <w:rsid w:val="00794AA9"/>
    <w:rsid w:val="007956D0"/>
    <w:rsid w:val="007A0B7D"/>
    <w:rsid w:val="007A0F86"/>
    <w:rsid w:val="007A1EA0"/>
    <w:rsid w:val="007A29E0"/>
    <w:rsid w:val="007A3324"/>
    <w:rsid w:val="007A3325"/>
    <w:rsid w:val="007A3AF3"/>
    <w:rsid w:val="007A4B11"/>
    <w:rsid w:val="007A5D01"/>
    <w:rsid w:val="007A6AD3"/>
    <w:rsid w:val="007B124C"/>
    <w:rsid w:val="007B19E8"/>
    <w:rsid w:val="007B1D82"/>
    <w:rsid w:val="007B4A29"/>
    <w:rsid w:val="007B6966"/>
    <w:rsid w:val="007B7E3C"/>
    <w:rsid w:val="007C1631"/>
    <w:rsid w:val="007C3661"/>
    <w:rsid w:val="007C7BD2"/>
    <w:rsid w:val="007D1347"/>
    <w:rsid w:val="007D4AEF"/>
    <w:rsid w:val="007D6F38"/>
    <w:rsid w:val="007D7FDD"/>
    <w:rsid w:val="007E014C"/>
    <w:rsid w:val="007E1398"/>
    <w:rsid w:val="007E1B02"/>
    <w:rsid w:val="007E3350"/>
    <w:rsid w:val="007E495F"/>
    <w:rsid w:val="007F1612"/>
    <w:rsid w:val="007F17C3"/>
    <w:rsid w:val="007F1ABC"/>
    <w:rsid w:val="007F1F28"/>
    <w:rsid w:val="007F3555"/>
    <w:rsid w:val="007F4004"/>
    <w:rsid w:val="007F64D8"/>
    <w:rsid w:val="00804AA0"/>
    <w:rsid w:val="00813193"/>
    <w:rsid w:val="00814B22"/>
    <w:rsid w:val="008158BC"/>
    <w:rsid w:val="00815FC5"/>
    <w:rsid w:val="00817C3B"/>
    <w:rsid w:val="00830D08"/>
    <w:rsid w:val="00831A61"/>
    <w:rsid w:val="00835BBE"/>
    <w:rsid w:val="00836A26"/>
    <w:rsid w:val="008443D1"/>
    <w:rsid w:val="008445EC"/>
    <w:rsid w:val="00844AB4"/>
    <w:rsid w:val="008457B8"/>
    <w:rsid w:val="00845D83"/>
    <w:rsid w:val="00855220"/>
    <w:rsid w:val="00861AE3"/>
    <w:rsid w:val="0086519B"/>
    <w:rsid w:val="00866FE8"/>
    <w:rsid w:val="008677B3"/>
    <w:rsid w:val="00873F88"/>
    <w:rsid w:val="00876B8D"/>
    <w:rsid w:val="00881337"/>
    <w:rsid w:val="00881CCF"/>
    <w:rsid w:val="008838D2"/>
    <w:rsid w:val="00883CEC"/>
    <w:rsid w:val="00890CF0"/>
    <w:rsid w:val="008920E4"/>
    <w:rsid w:val="0089354A"/>
    <w:rsid w:val="008961DF"/>
    <w:rsid w:val="008A1933"/>
    <w:rsid w:val="008A7F75"/>
    <w:rsid w:val="008B11AF"/>
    <w:rsid w:val="008B166C"/>
    <w:rsid w:val="008B200D"/>
    <w:rsid w:val="008B2149"/>
    <w:rsid w:val="008B5830"/>
    <w:rsid w:val="008C21B3"/>
    <w:rsid w:val="008D20E7"/>
    <w:rsid w:val="008D281D"/>
    <w:rsid w:val="008D31B7"/>
    <w:rsid w:val="008D33B6"/>
    <w:rsid w:val="008D34E7"/>
    <w:rsid w:val="008D36FF"/>
    <w:rsid w:val="008D43B7"/>
    <w:rsid w:val="008D7C35"/>
    <w:rsid w:val="008E07DD"/>
    <w:rsid w:val="008E1AE1"/>
    <w:rsid w:val="008E1D39"/>
    <w:rsid w:val="008E3866"/>
    <w:rsid w:val="008E4DE2"/>
    <w:rsid w:val="008E65A0"/>
    <w:rsid w:val="008E702D"/>
    <w:rsid w:val="008F0717"/>
    <w:rsid w:val="008F1AE6"/>
    <w:rsid w:val="008F2B62"/>
    <w:rsid w:val="008F3F8D"/>
    <w:rsid w:val="008F5FF1"/>
    <w:rsid w:val="0090085B"/>
    <w:rsid w:val="00901BCA"/>
    <w:rsid w:val="0090269B"/>
    <w:rsid w:val="00902B86"/>
    <w:rsid w:val="009033CF"/>
    <w:rsid w:val="009075BA"/>
    <w:rsid w:val="00910850"/>
    <w:rsid w:val="00912865"/>
    <w:rsid w:val="009130A0"/>
    <w:rsid w:val="00913B24"/>
    <w:rsid w:val="009144BA"/>
    <w:rsid w:val="00922C2B"/>
    <w:rsid w:val="00923DBB"/>
    <w:rsid w:val="009251DC"/>
    <w:rsid w:val="009272BE"/>
    <w:rsid w:val="00932CA8"/>
    <w:rsid w:val="00933439"/>
    <w:rsid w:val="00936718"/>
    <w:rsid w:val="00936E67"/>
    <w:rsid w:val="00942B42"/>
    <w:rsid w:val="00943400"/>
    <w:rsid w:val="00944347"/>
    <w:rsid w:val="009443C0"/>
    <w:rsid w:val="0094551B"/>
    <w:rsid w:val="00950B05"/>
    <w:rsid w:val="00951AE7"/>
    <w:rsid w:val="00954991"/>
    <w:rsid w:val="009567F6"/>
    <w:rsid w:val="00960B0B"/>
    <w:rsid w:val="00962734"/>
    <w:rsid w:val="0096770C"/>
    <w:rsid w:val="0097272B"/>
    <w:rsid w:val="00972D45"/>
    <w:rsid w:val="0097378E"/>
    <w:rsid w:val="009748CF"/>
    <w:rsid w:val="00974FE0"/>
    <w:rsid w:val="0097701E"/>
    <w:rsid w:val="0098061E"/>
    <w:rsid w:val="00981739"/>
    <w:rsid w:val="00984BCA"/>
    <w:rsid w:val="0098523C"/>
    <w:rsid w:val="0098547B"/>
    <w:rsid w:val="009904FA"/>
    <w:rsid w:val="0099153A"/>
    <w:rsid w:val="00993EA0"/>
    <w:rsid w:val="00994154"/>
    <w:rsid w:val="00995F4E"/>
    <w:rsid w:val="009960EF"/>
    <w:rsid w:val="0099635C"/>
    <w:rsid w:val="009965AE"/>
    <w:rsid w:val="00997102"/>
    <w:rsid w:val="00997363"/>
    <w:rsid w:val="009A327B"/>
    <w:rsid w:val="009A4DD2"/>
    <w:rsid w:val="009A673D"/>
    <w:rsid w:val="009B3655"/>
    <w:rsid w:val="009B3E6C"/>
    <w:rsid w:val="009B4577"/>
    <w:rsid w:val="009B479C"/>
    <w:rsid w:val="009C3358"/>
    <w:rsid w:val="009C3539"/>
    <w:rsid w:val="009C5171"/>
    <w:rsid w:val="009C53B7"/>
    <w:rsid w:val="009C5D0A"/>
    <w:rsid w:val="009C6D2D"/>
    <w:rsid w:val="009D009D"/>
    <w:rsid w:val="009D1242"/>
    <w:rsid w:val="009D6CE0"/>
    <w:rsid w:val="009E02AE"/>
    <w:rsid w:val="009E7175"/>
    <w:rsid w:val="009F023A"/>
    <w:rsid w:val="009F0331"/>
    <w:rsid w:val="009F191D"/>
    <w:rsid w:val="009F4A6D"/>
    <w:rsid w:val="009F5E73"/>
    <w:rsid w:val="009F63E7"/>
    <w:rsid w:val="009F6417"/>
    <w:rsid w:val="00A06F5B"/>
    <w:rsid w:val="00A07A76"/>
    <w:rsid w:val="00A13220"/>
    <w:rsid w:val="00A141AF"/>
    <w:rsid w:val="00A22BB1"/>
    <w:rsid w:val="00A25DBF"/>
    <w:rsid w:val="00A261E6"/>
    <w:rsid w:val="00A26B01"/>
    <w:rsid w:val="00A270AB"/>
    <w:rsid w:val="00A277B5"/>
    <w:rsid w:val="00A2798F"/>
    <w:rsid w:val="00A27B41"/>
    <w:rsid w:val="00A33342"/>
    <w:rsid w:val="00A35DBD"/>
    <w:rsid w:val="00A41DF8"/>
    <w:rsid w:val="00A4211F"/>
    <w:rsid w:val="00A4241F"/>
    <w:rsid w:val="00A42B66"/>
    <w:rsid w:val="00A4523D"/>
    <w:rsid w:val="00A47E48"/>
    <w:rsid w:val="00A541AD"/>
    <w:rsid w:val="00A56122"/>
    <w:rsid w:val="00A57CB2"/>
    <w:rsid w:val="00A60413"/>
    <w:rsid w:val="00A628CC"/>
    <w:rsid w:val="00A62AD7"/>
    <w:rsid w:val="00A6512E"/>
    <w:rsid w:val="00A6644E"/>
    <w:rsid w:val="00A67230"/>
    <w:rsid w:val="00A71F97"/>
    <w:rsid w:val="00A73EDD"/>
    <w:rsid w:val="00A75D48"/>
    <w:rsid w:val="00A80E0E"/>
    <w:rsid w:val="00A81303"/>
    <w:rsid w:val="00A84D07"/>
    <w:rsid w:val="00A8620A"/>
    <w:rsid w:val="00A873B2"/>
    <w:rsid w:val="00A92956"/>
    <w:rsid w:val="00A97048"/>
    <w:rsid w:val="00A97F0B"/>
    <w:rsid w:val="00AA02D1"/>
    <w:rsid w:val="00AA1E78"/>
    <w:rsid w:val="00AB0979"/>
    <w:rsid w:val="00AB2C19"/>
    <w:rsid w:val="00AB3386"/>
    <w:rsid w:val="00AB4336"/>
    <w:rsid w:val="00AB572E"/>
    <w:rsid w:val="00AB5E6E"/>
    <w:rsid w:val="00AB62C5"/>
    <w:rsid w:val="00AB6B00"/>
    <w:rsid w:val="00AB7C1E"/>
    <w:rsid w:val="00AC206A"/>
    <w:rsid w:val="00AC488A"/>
    <w:rsid w:val="00AC5853"/>
    <w:rsid w:val="00AC6414"/>
    <w:rsid w:val="00AC6DF2"/>
    <w:rsid w:val="00AC7363"/>
    <w:rsid w:val="00AD0B23"/>
    <w:rsid w:val="00AD3535"/>
    <w:rsid w:val="00AD454D"/>
    <w:rsid w:val="00AD50F2"/>
    <w:rsid w:val="00AD6230"/>
    <w:rsid w:val="00AE1370"/>
    <w:rsid w:val="00AE5C1D"/>
    <w:rsid w:val="00AE628D"/>
    <w:rsid w:val="00AE6B48"/>
    <w:rsid w:val="00AE7291"/>
    <w:rsid w:val="00AF1BFB"/>
    <w:rsid w:val="00AF1CEB"/>
    <w:rsid w:val="00AF2AD1"/>
    <w:rsid w:val="00AF4B9B"/>
    <w:rsid w:val="00AF514F"/>
    <w:rsid w:val="00AF6349"/>
    <w:rsid w:val="00AF6534"/>
    <w:rsid w:val="00AF6F3E"/>
    <w:rsid w:val="00B00329"/>
    <w:rsid w:val="00B03D63"/>
    <w:rsid w:val="00B06802"/>
    <w:rsid w:val="00B10151"/>
    <w:rsid w:val="00B11B41"/>
    <w:rsid w:val="00B20D2F"/>
    <w:rsid w:val="00B22726"/>
    <w:rsid w:val="00B24ED5"/>
    <w:rsid w:val="00B25280"/>
    <w:rsid w:val="00B26408"/>
    <w:rsid w:val="00B310E6"/>
    <w:rsid w:val="00B328E3"/>
    <w:rsid w:val="00B335FA"/>
    <w:rsid w:val="00B34392"/>
    <w:rsid w:val="00B351EB"/>
    <w:rsid w:val="00B36E77"/>
    <w:rsid w:val="00B41A42"/>
    <w:rsid w:val="00B42A24"/>
    <w:rsid w:val="00B42CD8"/>
    <w:rsid w:val="00B43B60"/>
    <w:rsid w:val="00B46C46"/>
    <w:rsid w:val="00B47E22"/>
    <w:rsid w:val="00B53461"/>
    <w:rsid w:val="00B53A75"/>
    <w:rsid w:val="00B54573"/>
    <w:rsid w:val="00B54999"/>
    <w:rsid w:val="00B550FC"/>
    <w:rsid w:val="00B55B76"/>
    <w:rsid w:val="00B56E45"/>
    <w:rsid w:val="00B60825"/>
    <w:rsid w:val="00B608A4"/>
    <w:rsid w:val="00B60A80"/>
    <w:rsid w:val="00B60F9F"/>
    <w:rsid w:val="00B62E99"/>
    <w:rsid w:val="00B6343C"/>
    <w:rsid w:val="00B6347E"/>
    <w:rsid w:val="00B644D8"/>
    <w:rsid w:val="00B64D47"/>
    <w:rsid w:val="00B655C2"/>
    <w:rsid w:val="00B65D66"/>
    <w:rsid w:val="00B6630D"/>
    <w:rsid w:val="00B66337"/>
    <w:rsid w:val="00B66B97"/>
    <w:rsid w:val="00B66BD1"/>
    <w:rsid w:val="00B70B73"/>
    <w:rsid w:val="00B7192C"/>
    <w:rsid w:val="00B72D30"/>
    <w:rsid w:val="00B7319C"/>
    <w:rsid w:val="00B73ED6"/>
    <w:rsid w:val="00B76A58"/>
    <w:rsid w:val="00B8083A"/>
    <w:rsid w:val="00B819A9"/>
    <w:rsid w:val="00B8701B"/>
    <w:rsid w:val="00B915B3"/>
    <w:rsid w:val="00B92FFB"/>
    <w:rsid w:val="00B93671"/>
    <w:rsid w:val="00B93E75"/>
    <w:rsid w:val="00B95166"/>
    <w:rsid w:val="00B958AD"/>
    <w:rsid w:val="00B975A2"/>
    <w:rsid w:val="00BA1B2D"/>
    <w:rsid w:val="00BA347B"/>
    <w:rsid w:val="00BA5961"/>
    <w:rsid w:val="00BA5D79"/>
    <w:rsid w:val="00BA7717"/>
    <w:rsid w:val="00BA77A0"/>
    <w:rsid w:val="00BA7C27"/>
    <w:rsid w:val="00BA7E64"/>
    <w:rsid w:val="00BB193C"/>
    <w:rsid w:val="00BB25F5"/>
    <w:rsid w:val="00BB4047"/>
    <w:rsid w:val="00BB4850"/>
    <w:rsid w:val="00BC19C9"/>
    <w:rsid w:val="00BC2F97"/>
    <w:rsid w:val="00BC7D33"/>
    <w:rsid w:val="00BD08F2"/>
    <w:rsid w:val="00BD0BC3"/>
    <w:rsid w:val="00BD47CD"/>
    <w:rsid w:val="00BD65BE"/>
    <w:rsid w:val="00BE065A"/>
    <w:rsid w:val="00BE2D53"/>
    <w:rsid w:val="00BE587E"/>
    <w:rsid w:val="00BF2BDF"/>
    <w:rsid w:val="00BF54B6"/>
    <w:rsid w:val="00C0187C"/>
    <w:rsid w:val="00C022E3"/>
    <w:rsid w:val="00C04B92"/>
    <w:rsid w:val="00C0772F"/>
    <w:rsid w:val="00C13E99"/>
    <w:rsid w:val="00C13F87"/>
    <w:rsid w:val="00C1711F"/>
    <w:rsid w:val="00C1723C"/>
    <w:rsid w:val="00C17665"/>
    <w:rsid w:val="00C20F78"/>
    <w:rsid w:val="00C22867"/>
    <w:rsid w:val="00C23488"/>
    <w:rsid w:val="00C236B4"/>
    <w:rsid w:val="00C24550"/>
    <w:rsid w:val="00C24ACA"/>
    <w:rsid w:val="00C2587D"/>
    <w:rsid w:val="00C312B3"/>
    <w:rsid w:val="00C353A2"/>
    <w:rsid w:val="00C35588"/>
    <w:rsid w:val="00C40027"/>
    <w:rsid w:val="00C470FF"/>
    <w:rsid w:val="00C512E3"/>
    <w:rsid w:val="00C52A75"/>
    <w:rsid w:val="00C533F6"/>
    <w:rsid w:val="00C53C48"/>
    <w:rsid w:val="00C55994"/>
    <w:rsid w:val="00C6113B"/>
    <w:rsid w:val="00C63D89"/>
    <w:rsid w:val="00C65541"/>
    <w:rsid w:val="00C67487"/>
    <w:rsid w:val="00C679BE"/>
    <w:rsid w:val="00C67ABE"/>
    <w:rsid w:val="00C703F4"/>
    <w:rsid w:val="00C719B8"/>
    <w:rsid w:val="00C724AF"/>
    <w:rsid w:val="00C733B8"/>
    <w:rsid w:val="00C73EAB"/>
    <w:rsid w:val="00C74E8C"/>
    <w:rsid w:val="00C77392"/>
    <w:rsid w:val="00C82902"/>
    <w:rsid w:val="00C84FA0"/>
    <w:rsid w:val="00C8555C"/>
    <w:rsid w:val="00C86470"/>
    <w:rsid w:val="00C86670"/>
    <w:rsid w:val="00C8793D"/>
    <w:rsid w:val="00C8794B"/>
    <w:rsid w:val="00C90B38"/>
    <w:rsid w:val="00C9240B"/>
    <w:rsid w:val="00C94B63"/>
    <w:rsid w:val="00C96693"/>
    <w:rsid w:val="00CA0E03"/>
    <w:rsid w:val="00CA12A5"/>
    <w:rsid w:val="00CA15D9"/>
    <w:rsid w:val="00CA3CD8"/>
    <w:rsid w:val="00CB01ED"/>
    <w:rsid w:val="00CB1172"/>
    <w:rsid w:val="00CB1A81"/>
    <w:rsid w:val="00CB3A08"/>
    <w:rsid w:val="00CB3F13"/>
    <w:rsid w:val="00CB5321"/>
    <w:rsid w:val="00CB589F"/>
    <w:rsid w:val="00CB5B91"/>
    <w:rsid w:val="00CB665E"/>
    <w:rsid w:val="00CC13D7"/>
    <w:rsid w:val="00CC16AA"/>
    <w:rsid w:val="00CC3AAF"/>
    <w:rsid w:val="00CC453B"/>
    <w:rsid w:val="00CC47E3"/>
    <w:rsid w:val="00CC51A2"/>
    <w:rsid w:val="00CD444B"/>
    <w:rsid w:val="00CD486B"/>
    <w:rsid w:val="00CD6058"/>
    <w:rsid w:val="00CD6379"/>
    <w:rsid w:val="00CD68D9"/>
    <w:rsid w:val="00CE219B"/>
    <w:rsid w:val="00CE6A18"/>
    <w:rsid w:val="00CE7914"/>
    <w:rsid w:val="00D00539"/>
    <w:rsid w:val="00D03470"/>
    <w:rsid w:val="00D04B66"/>
    <w:rsid w:val="00D05334"/>
    <w:rsid w:val="00D07405"/>
    <w:rsid w:val="00D07626"/>
    <w:rsid w:val="00D07FFB"/>
    <w:rsid w:val="00D10E49"/>
    <w:rsid w:val="00D13034"/>
    <w:rsid w:val="00D13D1E"/>
    <w:rsid w:val="00D174D7"/>
    <w:rsid w:val="00D17AB7"/>
    <w:rsid w:val="00D23062"/>
    <w:rsid w:val="00D23208"/>
    <w:rsid w:val="00D23E5C"/>
    <w:rsid w:val="00D274B0"/>
    <w:rsid w:val="00D34B35"/>
    <w:rsid w:val="00D3637F"/>
    <w:rsid w:val="00D36A00"/>
    <w:rsid w:val="00D41C67"/>
    <w:rsid w:val="00D426DD"/>
    <w:rsid w:val="00D43CB2"/>
    <w:rsid w:val="00D44063"/>
    <w:rsid w:val="00D44135"/>
    <w:rsid w:val="00D441D5"/>
    <w:rsid w:val="00D44DC2"/>
    <w:rsid w:val="00D4621C"/>
    <w:rsid w:val="00D46B11"/>
    <w:rsid w:val="00D507D1"/>
    <w:rsid w:val="00D50F41"/>
    <w:rsid w:val="00D5305F"/>
    <w:rsid w:val="00D5468E"/>
    <w:rsid w:val="00D54767"/>
    <w:rsid w:val="00D54969"/>
    <w:rsid w:val="00D54D01"/>
    <w:rsid w:val="00D5597A"/>
    <w:rsid w:val="00D57063"/>
    <w:rsid w:val="00D60680"/>
    <w:rsid w:val="00D60960"/>
    <w:rsid w:val="00D652E7"/>
    <w:rsid w:val="00D65CA8"/>
    <w:rsid w:val="00D66C6C"/>
    <w:rsid w:val="00D67091"/>
    <w:rsid w:val="00D7029B"/>
    <w:rsid w:val="00D729E9"/>
    <w:rsid w:val="00D74613"/>
    <w:rsid w:val="00D75859"/>
    <w:rsid w:val="00D76874"/>
    <w:rsid w:val="00D76D43"/>
    <w:rsid w:val="00D76E39"/>
    <w:rsid w:val="00D83366"/>
    <w:rsid w:val="00D83891"/>
    <w:rsid w:val="00D8533E"/>
    <w:rsid w:val="00D85F83"/>
    <w:rsid w:val="00D90A25"/>
    <w:rsid w:val="00D9183A"/>
    <w:rsid w:val="00D9609D"/>
    <w:rsid w:val="00DA0103"/>
    <w:rsid w:val="00DA1D75"/>
    <w:rsid w:val="00DA2671"/>
    <w:rsid w:val="00DA26EA"/>
    <w:rsid w:val="00DA72F9"/>
    <w:rsid w:val="00DA733D"/>
    <w:rsid w:val="00DB04BB"/>
    <w:rsid w:val="00DB15C8"/>
    <w:rsid w:val="00DB2E5E"/>
    <w:rsid w:val="00DB3A55"/>
    <w:rsid w:val="00DB3C63"/>
    <w:rsid w:val="00DB4125"/>
    <w:rsid w:val="00DB506E"/>
    <w:rsid w:val="00DB6ADE"/>
    <w:rsid w:val="00DC0551"/>
    <w:rsid w:val="00DD0245"/>
    <w:rsid w:val="00DD154A"/>
    <w:rsid w:val="00DD4046"/>
    <w:rsid w:val="00DE1C92"/>
    <w:rsid w:val="00DE31F4"/>
    <w:rsid w:val="00DE3C66"/>
    <w:rsid w:val="00DE40EF"/>
    <w:rsid w:val="00DE617A"/>
    <w:rsid w:val="00DE670D"/>
    <w:rsid w:val="00DE6E2F"/>
    <w:rsid w:val="00DE79C1"/>
    <w:rsid w:val="00DF05E7"/>
    <w:rsid w:val="00DF1FDA"/>
    <w:rsid w:val="00DF29C7"/>
    <w:rsid w:val="00DF3220"/>
    <w:rsid w:val="00DF6205"/>
    <w:rsid w:val="00E02213"/>
    <w:rsid w:val="00E03279"/>
    <w:rsid w:val="00E04602"/>
    <w:rsid w:val="00E058BA"/>
    <w:rsid w:val="00E06450"/>
    <w:rsid w:val="00E07808"/>
    <w:rsid w:val="00E13D42"/>
    <w:rsid w:val="00E13E15"/>
    <w:rsid w:val="00E1499A"/>
    <w:rsid w:val="00E14EC3"/>
    <w:rsid w:val="00E15E88"/>
    <w:rsid w:val="00E1794A"/>
    <w:rsid w:val="00E17E15"/>
    <w:rsid w:val="00E26E2B"/>
    <w:rsid w:val="00E27B7C"/>
    <w:rsid w:val="00E3482D"/>
    <w:rsid w:val="00E35074"/>
    <w:rsid w:val="00E36E12"/>
    <w:rsid w:val="00E37D64"/>
    <w:rsid w:val="00E4167F"/>
    <w:rsid w:val="00E43A95"/>
    <w:rsid w:val="00E44260"/>
    <w:rsid w:val="00E44D6F"/>
    <w:rsid w:val="00E516A5"/>
    <w:rsid w:val="00E5704E"/>
    <w:rsid w:val="00E5728D"/>
    <w:rsid w:val="00E60752"/>
    <w:rsid w:val="00E60F33"/>
    <w:rsid w:val="00E614D6"/>
    <w:rsid w:val="00E64CA5"/>
    <w:rsid w:val="00E65C50"/>
    <w:rsid w:val="00E676C6"/>
    <w:rsid w:val="00E753F9"/>
    <w:rsid w:val="00E76201"/>
    <w:rsid w:val="00E8129F"/>
    <w:rsid w:val="00E81669"/>
    <w:rsid w:val="00E82DE5"/>
    <w:rsid w:val="00E85791"/>
    <w:rsid w:val="00E866B1"/>
    <w:rsid w:val="00E86B2C"/>
    <w:rsid w:val="00E87728"/>
    <w:rsid w:val="00E90485"/>
    <w:rsid w:val="00E918A0"/>
    <w:rsid w:val="00E92224"/>
    <w:rsid w:val="00E922C4"/>
    <w:rsid w:val="00E92349"/>
    <w:rsid w:val="00E9509A"/>
    <w:rsid w:val="00E96692"/>
    <w:rsid w:val="00EA0BBD"/>
    <w:rsid w:val="00EA43B6"/>
    <w:rsid w:val="00EA5CD6"/>
    <w:rsid w:val="00EB0D78"/>
    <w:rsid w:val="00EB1342"/>
    <w:rsid w:val="00EB3352"/>
    <w:rsid w:val="00EB3999"/>
    <w:rsid w:val="00EB7896"/>
    <w:rsid w:val="00EC084E"/>
    <w:rsid w:val="00EC123A"/>
    <w:rsid w:val="00EC21B1"/>
    <w:rsid w:val="00EC271C"/>
    <w:rsid w:val="00EC2B46"/>
    <w:rsid w:val="00EC35DF"/>
    <w:rsid w:val="00EC4FFF"/>
    <w:rsid w:val="00EC59DD"/>
    <w:rsid w:val="00ED14D7"/>
    <w:rsid w:val="00ED1A45"/>
    <w:rsid w:val="00ED2F39"/>
    <w:rsid w:val="00ED4A19"/>
    <w:rsid w:val="00ED76BD"/>
    <w:rsid w:val="00EE3397"/>
    <w:rsid w:val="00EE35F3"/>
    <w:rsid w:val="00EE5E0B"/>
    <w:rsid w:val="00EE6038"/>
    <w:rsid w:val="00EE7A84"/>
    <w:rsid w:val="00EF057B"/>
    <w:rsid w:val="00EF44BC"/>
    <w:rsid w:val="00EF46B8"/>
    <w:rsid w:val="00EF4C1F"/>
    <w:rsid w:val="00EF5653"/>
    <w:rsid w:val="00EF6FD3"/>
    <w:rsid w:val="00F00E54"/>
    <w:rsid w:val="00F01279"/>
    <w:rsid w:val="00F01F13"/>
    <w:rsid w:val="00F0648E"/>
    <w:rsid w:val="00F065D3"/>
    <w:rsid w:val="00F071D5"/>
    <w:rsid w:val="00F0799F"/>
    <w:rsid w:val="00F10379"/>
    <w:rsid w:val="00F11B60"/>
    <w:rsid w:val="00F12AD0"/>
    <w:rsid w:val="00F1399B"/>
    <w:rsid w:val="00F14CA6"/>
    <w:rsid w:val="00F14D44"/>
    <w:rsid w:val="00F1762D"/>
    <w:rsid w:val="00F20877"/>
    <w:rsid w:val="00F215D9"/>
    <w:rsid w:val="00F21CBD"/>
    <w:rsid w:val="00F227DE"/>
    <w:rsid w:val="00F241F0"/>
    <w:rsid w:val="00F26F44"/>
    <w:rsid w:val="00F31365"/>
    <w:rsid w:val="00F31A8D"/>
    <w:rsid w:val="00F33D9B"/>
    <w:rsid w:val="00F35087"/>
    <w:rsid w:val="00F35491"/>
    <w:rsid w:val="00F359B3"/>
    <w:rsid w:val="00F42E49"/>
    <w:rsid w:val="00F45D44"/>
    <w:rsid w:val="00F47A45"/>
    <w:rsid w:val="00F50AAD"/>
    <w:rsid w:val="00F51DB4"/>
    <w:rsid w:val="00F54090"/>
    <w:rsid w:val="00F55C96"/>
    <w:rsid w:val="00F57EB4"/>
    <w:rsid w:val="00F62371"/>
    <w:rsid w:val="00F637DA"/>
    <w:rsid w:val="00F63CA3"/>
    <w:rsid w:val="00F65B2E"/>
    <w:rsid w:val="00F672E6"/>
    <w:rsid w:val="00F71944"/>
    <w:rsid w:val="00F72AEC"/>
    <w:rsid w:val="00F73C3D"/>
    <w:rsid w:val="00F73C66"/>
    <w:rsid w:val="00F77ADC"/>
    <w:rsid w:val="00F805FF"/>
    <w:rsid w:val="00F81DCC"/>
    <w:rsid w:val="00F82219"/>
    <w:rsid w:val="00F826EA"/>
    <w:rsid w:val="00F83A74"/>
    <w:rsid w:val="00F83A97"/>
    <w:rsid w:val="00F83D39"/>
    <w:rsid w:val="00F84C61"/>
    <w:rsid w:val="00F85001"/>
    <w:rsid w:val="00F866B5"/>
    <w:rsid w:val="00F86A16"/>
    <w:rsid w:val="00F87E00"/>
    <w:rsid w:val="00F919CD"/>
    <w:rsid w:val="00F95170"/>
    <w:rsid w:val="00F95936"/>
    <w:rsid w:val="00F96B20"/>
    <w:rsid w:val="00F96C5C"/>
    <w:rsid w:val="00FA0B6D"/>
    <w:rsid w:val="00FA501D"/>
    <w:rsid w:val="00FB0273"/>
    <w:rsid w:val="00FB3670"/>
    <w:rsid w:val="00FB4568"/>
    <w:rsid w:val="00FB4682"/>
    <w:rsid w:val="00FC2277"/>
    <w:rsid w:val="00FC41A5"/>
    <w:rsid w:val="00FC4ECB"/>
    <w:rsid w:val="00FC504C"/>
    <w:rsid w:val="00FD0299"/>
    <w:rsid w:val="00FD0604"/>
    <w:rsid w:val="00FD060C"/>
    <w:rsid w:val="00FD0F50"/>
    <w:rsid w:val="00FD3267"/>
    <w:rsid w:val="00FD5A3A"/>
    <w:rsid w:val="00FD60CC"/>
    <w:rsid w:val="00FD65EF"/>
    <w:rsid w:val="00FE0455"/>
    <w:rsid w:val="00FE10B0"/>
    <w:rsid w:val="00FE117B"/>
    <w:rsid w:val="00FE129F"/>
    <w:rsid w:val="00FE5347"/>
    <w:rsid w:val="00FE6F2A"/>
    <w:rsid w:val="00FF01C6"/>
    <w:rsid w:val="00FF3856"/>
    <w:rsid w:val="00FF6668"/>
    <w:rsid w:val="00FF6D99"/>
    <w:rsid w:val="00FF6DEE"/>
    <w:rsid w:val="00FF704F"/>
    <w:rsid w:val="00FF7B48"/>
    <w:rsid w:val="00FF7C3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E2B64"/>
  <w15:docId w15:val="{47ACA1AB-D815-2048-BD91-AF39E6ABA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2DC"/>
    <w:rPr>
      <w:rFonts w:ascii="Times New Roman" w:eastAsia="Times New Roman" w:hAnsi="Times New Roman" w:cs="Times New Roman"/>
      <w:lang w:val="en-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90F96"/>
    <w:rPr>
      <w:sz w:val="16"/>
      <w:szCs w:val="16"/>
    </w:rPr>
  </w:style>
  <w:style w:type="paragraph" w:styleId="CommentText">
    <w:name w:val="annotation text"/>
    <w:basedOn w:val="Normal"/>
    <w:link w:val="CommentTextChar"/>
    <w:uiPriority w:val="99"/>
    <w:unhideWhenUsed/>
    <w:rsid w:val="00190F96"/>
    <w:rPr>
      <w:sz w:val="20"/>
      <w:szCs w:val="20"/>
      <w:lang w:val="de-DE"/>
    </w:rPr>
  </w:style>
  <w:style w:type="character" w:customStyle="1" w:styleId="CommentTextChar">
    <w:name w:val="Comment Text Char"/>
    <w:basedOn w:val="DefaultParagraphFont"/>
    <w:link w:val="CommentText"/>
    <w:uiPriority w:val="99"/>
    <w:rsid w:val="00190F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90F96"/>
    <w:rPr>
      <w:b/>
      <w:bCs/>
    </w:rPr>
  </w:style>
  <w:style w:type="character" w:customStyle="1" w:styleId="CommentSubjectChar">
    <w:name w:val="Comment Subject Char"/>
    <w:basedOn w:val="CommentTextChar"/>
    <w:link w:val="CommentSubject"/>
    <w:uiPriority w:val="99"/>
    <w:semiHidden/>
    <w:rsid w:val="00190F9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190F96"/>
    <w:rPr>
      <w:sz w:val="18"/>
      <w:szCs w:val="18"/>
      <w:lang w:val="de-DE"/>
    </w:rPr>
  </w:style>
  <w:style w:type="character" w:customStyle="1" w:styleId="BalloonTextChar">
    <w:name w:val="Balloon Text Char"/>
    <w:basedOn w:val="DefaultParagraphFont"/>
    <w:link w:val="BalloonText"/>
    <w:uiPriority w:val="99"/>
    <w:semiHidden/>
    <w:rsid w:val="00190F96"/>
    <w:rPr>
      <w:rFonts w:ascii="Times New Roman" w:eastAsia="Times New Roman" w:hAnsi="Times New Roman" w:cs="Times New Roman"/>
      <w:sz w:val="18"/>
      <w:szCs w:val="18"/>
    </w:rPr>
  </w:style>
  <w:style w:type="table" w:styleId="TableGrid">
    <w:name w:val="Table Grid"/>
    <w:basedOn w:val="TableNormal"/>
    <w:uiPriority w:val="59"/>
    <w:rsid w:val="00190F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1EF6"/>
    <w:pPr>
      <w:ind w:left="720"/>
      <w:contextualSpacing/>
    </w:pPr>
    <w:rPr>
      <w:lang w:val="de-DE"/>
    </w:rPr>
  </w:style>
  <w:style w:type="paragraph" w:styleId="Header">
    <w:name w:val="header"/>
    <w:basedOn w:val="Normal"/>
    <w:link w:val="HeaderChar"/>
    <w:uiPriority w:val="99"/>
    <w:unhideWhenUsed/>
    <w:rsid w:val="00AB4336"/>
    <w:pPr>
      <w:tabs>
        <w:tab w:val="center" w:pos="4680"/>
        <w:tab w:val="right" w:pos="9360"/>
      </w:tabs>
    </w:pPr>
    <w:rPr>
      <w:lang w:val="de-DE"/>
    </w:rPr>
  </w:style>
  <w:style w:type="character" w:customStyle="1" w:styleId="HeaderChar">
    <w:name w:val="Header Char"/>
    <w:basedOn w:val="DefaultParagraphFont"/>
    <w:link w:val="Header"/>
    <w:uiPriority w:val="99"/>
    <w:rsid w:val="00AB4336"/>
    <w:rPr>
      <w:rFonts w:ascii="Times New Roman" w:eastAsia="Times New Roman" w:hAnsi="Times New Roman" w:cs="Times New Roman"/>
    </w:rPr>
  </w:style>
  <w:style w:type="paragraph" w:styleId="Footer">
    <w:name w:val="footer"/>
    <w:basedOn w:val="Normal"/>
    <w:link w:val="FooterChar"/>
    <w:uiPriority w:val="99"/>
    <w:unhideWhenUsed/>
    <w:rsid w:val="00AB4336"/>
    <w:pPr>
      <w:tabs>
        <w:tab w:val="center" w:pos="4680"/>
        <w:tab w:val="right" w:pos="9360"/>
      </w:tabs>
    </w:pPr>
    <w:rPr>
      <w:lang w:val="de-DE"/>
    </w:rPr>
  </w:style>
  <w:style w:type="character" w:customStyle="1" w:styleId="FooterChar">
    <w:name w:val="Footer Char"/>
    <w:basedOn w:val="DefaultParagraphFont"/>
    <w:link w:val="Footer"/>
    <w:uiPriority w:val="99"/>
    <w:rsid w:val="00AB4336"/>
    <w:rPr>
      <w:rFonts w:ascii="Times New Roman" w:eastAsia="Times New Roman" w:hAnsi="Times New Roman" w:cs="Times New Roman"/>
    </w:rPr>
  </w:style>
  <w:style w:type="character" w:styleId="Hyperlink">
    <w:name w:val="Hyperlink"/>
    <w:basedOn w:val="DefaultParagraphFont"/>
    <w:uiPriority w:val="99"/>
    <w:unhideWhenUsed/>
    <w:rsid w:val="0073446B"/>
    <w:rPr>
      <w:color w:val="0563C1" w:themeColor="hyperlink"/>
      <w:u w:val="single"/>
    </w:rPr>
  </w:style>
  <w:style w:type="character" w:customStyle="1" w:styleId="UnresolvedMention1">
    <w:name w:val="Unresolved Mention1"/>
    <w:basedOn w:val="DefaultParagraphFont"/>
    <w:uiPriority w:val="99"/>
    <w:semiHidden/>
    <w:unhideWhenUsed/>
    <w:rsid w:val="0073446B"/>
    <w:rPr>
      <w:color w:val="605E5C"/>
      <w:shd w:val="clear" w:color="auto" w:fill="E1DFDD"/>
    </w:rPr>
  </w:style>
  <w:style w:type="paragraph" w:styleId="Revision">
    <w:name w:val="Revision"/>
    <w:hidden/>
    <w:uiPriority w:val="99"/>
    <w:semiHidden/>
    <w:rsid w:val="006723CB"/>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016864"/>
    <w:rPr>
      <w:sz w:val="20"/>
      <w:szCs w:val="20"/>
      <w:lang w:val="de-DE"/>
    </w:rPr>
  </w:style>
  <w:style w:type="character" w:customStyle="1" w:styleId="FootnoteTextChar">
    <w:name w:val="Footnote Text Char"/>
    <w:basedOn w:val="DefaultParagraphFont"/>
    <w:link w:val="FootnoteText"/>
    <w:uiPriority w:val="99"/>
    <w:semiHidden/>
    <w:rsid w:val="0001686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16864"/>
    <w:rPr>
      <w:vertAlign w:val="superscript"/>
    </w:rPr>
  </w:style>
  <w:style w:type="paragraph" w:styleId="NormalWeb">
    <w:name w:val="Normal (Web)"/>
    <w:basedOn w:val="Normal"/>
    <w:uiPriority w:val="99"/>
    <w:unhideWhenUsed/>
    <w:rsid w:val="00295160"/>
    <w:rPr>
      <w:lang w:val="de-DE"/>
    </w:rPr>
  </w:style>
  <w:style w:type="character" w:styleId="Emphasis">
    <w:name w:val="Emphasis"/>
    <w:basedOn w:val="DefaultParagraphFont"/>
    <w:uiPriority w:val="20"/>
    <w:qFormat/>
    <w:rsid w:val="00CB1172"/>
    <w:rPr>
      <w:i/>
      <w:iCs/>
    </w:rPr>
  </w:style>
  <w:style w:type="character" w:customStyle="1" w:styleId="UnresolvedMention2">
    <w:name w:val="Unresolved Mention2"/>
    <w:basedOn w:val="DefaultParagraphFont"/>
    <w:uiPriority w:val="99"/>
    <w:semiHidden/>
    <w:unhideWhenUsed/>
    <w:rsid w:val="00D76D43"/>
    <w:rPr>
      <w:color w:val="605E5C"/>
      <w:shd w:val="clear" w:color="auto" w:fill="E1DFDD"/>
    </w:rPr>
  </w:style>
  <w:style w:type="character" w:styleId="FollowedHyperlink">
    <w:name w:val="FollowedHyperlink"/>
    <w:basedOn w:val="DefaultParagraphFont"/>
    <w:uiPriority w:val="99"/>
    <w:semiHidden/>
    <w:unhideWhenUsed/>
    <w:rsid w:val="00BC2F97"/>
    <w:rPr>
      <w:color w:val="954F72" w:themeColor="followedHyperlink"/>
      <w:u w:val="single"/>
    </w:rPr>
  </w:style>
  <w:style w:type="character" w:customStyle="1" w:styleId="UnresolvedMention3">
    <w:name w:val="Unresolved Mention3"/>
    <w:basedOn w:val="DefaultParagraphFont"/>
    <w:uiPriority w:val="99"/>
    <w:semiHidden/>
    <w:unhideWhenUsed/>
    <w:rsid w:val="00247FB9"/>
    <w:rPr>
      <w:color w:val="605E5C"/>
      <w:shd w:val="clear" w:color="auto" w:fill="E1DFDD"/>
    </w:rPr>
  </w:style>
  <w:style w:type="character" w:customStyle="1" w:styleId="apple-converted-space">
    <w:name w:val="apple-converted-space"/>
    <w:basedOn w:val="DefaultParagraphFont"/>
    <w:rsid w:val="00785EA0"/>
  </w:style>
  <w:style w:type="character" w:customStyle="1" w:styleId="UnresolvedMention4">
    <w:name w:val="Unresolved Mention4"/>
    <w:basedOn w:val="DefaultParagraphFont"/>
    <w:uiPriority w:val="99"/>
    <w:semiHidden/>
    <w:unhideWhenUsed/>
    <w:rsid w:val="00153A9A"/>
    <w:rPr>
      <w:color w:val="605E5C"/>
      <w:shd w:val="clear" w:color="auto" w:fill="E1DFDD"/>
    </w:rPr>
  </w:style>
  <w:style w:type="paragraph" w:styleId="Caption">
    <w:name w:val="caption"/>
    <w:basedOn w:val="Normal"/>
    <w:next w:val="Normal"/>
    <w:uiPriority w:val="35"/>
    <w:unhideWhenUsed/>
    <w:qFormat/>
    <w:rsid w:val="005353A3"/>
    <w:pPr>
      <w:spacing w:after="200"/>
    </w:pPr>
    <w:rPr>
      <w:i/>
      <w:iCs/>
      <w:color w:val="44546A" w:themeColor="text2"/>
      <w:sz w:val="18"/>
      <w:szCs w:val="18"/>
      <w:lang w:val="de-DE"/>
    </w:rPr>
  </w:style>
  <w:style w:type="paragraph" w:customStyle="1" w:styleId="CitaviBibliographyEntry">
    <w:name w:val="Citavi Bibliography Entry"/>
    <w:basedOn w:val="Normal"/>
    <w:link w:val="CitaviBibliographyEntryZchn"/>
    <w:rsid w:val="00FD65EF"/>
    <w:pPr>
      <w:tabs>
        <w:tab w:val="left" w:pos="340"/>
      </w:tabs>
      <w:spacing w:before="240" w:after="240" w:line="259" w:lineRule="auto"/>
      <w:ind w:left="340" w:hanging="340"/>
    </w:pPr>
    <w:rPr>
      <w:rFonts w:ascii="Calibri" w:eastAsia="Calibri" w:hAnsi="Calibri" w:cs="Calibri"/>
      <w:sz w:val="22"/>
      <w:szCs w:val="22"/>
      <w:lang w:val="en-US" w:eastAsia="de-DE"/>
    </w:rPr>
  </w:style>
  <w:style w:type="character" w:customStyle="1" w:styleId="CitaviBibliographyEntryZchn">
    <w:name w:val="Citavi Bibliography Entry Zchn"/>
    <w:basedOn w:val="DefaultParagraphFont"/>
    <w:link w:val="CitaviBibliographyEntry"/>
    <w:rsid w:val="00FD65EF"/>
    <w:rPr>
      <w:rFonts w:ascii="Calibri" w:eastAsia="Calibri" w:hAnsi="Calibri" w:cs="Calibri"/>
      <w:sz w:val="22"/>
      <w:szCs w:val="22"/>
      <w:lang w:val="en-US" w:eastAsia="de-DE"/>
    </w:rPr>
  </w:style>
  <w:style w:type="character" w:styleId="UnresolvedMention">
    <w:name w:val="Unresolved Mention"/>
    <w:basedOn w:val="DefaultParagraphFont"/>
    <w:uiPriority w:val="99"/>
    <w:semiHidden/>
    <w:unhideWhenUsed/>
    <w:rsid w:val="005046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3247">
      <w:bodyDiv w:val="1"/>
      <w:marLeft w:val="0"/>
      <w:marRight w:val="0"/>
      <w:marTop w:val="0"/>
      <w:marBottom w:val="0"/>
      <w:divBdr>
        <w:top w:val="none" w:sz="0" w:space="0" w:color="auto"/>
        <w:left w:val="none" w:sz="0" w:space="0" w:color="auto"/>
        <w:bottom w:val="none" w:sz="0" w:space="0" w:color="auto"/>
        <w:right w:val="none" w:sz="0" w:space="0" w:color="auto"/>
      </w:divBdr>
      <w:divsChild>
        <w:div w:id="370620479">
          <w:marLeft w:val="0"/>
          <w:marRight w:val="0"/>
          <w:marTop w:val="0"/>
          <w:marBottom w:val="0"/>
          <w:divBdr>
            <w:top w:val="none" w:sz="0" w:space="0" w:color="auto"/>
            <w:left w:val="none" w:sz="0" w:space="0" w:color="auto"/>
            <w:bottom w:val="none" w:sz="0" w:space="0" w:color="auto"/>
            <w:right w:val="none" w:sz="0" w:space="0" w:color="auto"/>
          </w:divBdr>
        </w:div>
        <w:div w:id="1518616238">
          <w:marLeft w:val="0"/>
          <w:marRight w:val="0"/>
          <w:marTop w:val="0"/>
          <w:marBottom w:val="0"/>
          <w:divBdr>
            <w:top w:val="none" w:sz="0" w:space="0" w:color="auto"/>
            <w:left w:val="none" w:sz="0" w:space="0" w:color="auto"/>
            <w:bottom w:val="none" w:sz="0" w:space="0" w:color="auto"/>
            <w:right w:val="none" w:sz="0" w:space="0" w:color="auto"/>
          </w:divBdr>
        </w:div>
        <w:div w:id="1391613651">
          <w:marLeft w:val="0"/>
          <w:marRight w:val="0"/>
          <w:marTop w:val="0"/>
          <w:marBottom w:val="0"/>
          <w:divBdr>
            <w:top w:val="none" w:sz="0" w:space="0" w:color="auto"/>
            <w:left w:val="none" w:sz="0" w:space="0" w:color="auto"/>
            <w:bottom w:val="none" w:sz="0" w:space="0" w:color="auto"/>
            <w:right w:val="none" w:sz="0" w:space="0" w:color="auto"/>
          </w:divBdr>
        </w:div>
        <w:div w:id="1883980356">
          <w:marLeft w:val="0"/>
          <w:marRight w:val="0"/>
          <w:marTop w:val="0"/>
          <w:marBottom w:val="0"/>
          <w:divBdr>
            <w:top w:val="none" w:sz="0" w:space="0" w:color="auto"/>
            <w:left w:val="none" w:sz="0" w:space="0" w:color="auto"/>
            <w:bottom w:val="none" w:sz="0" w:space="0" w:color="auto"/>
            <w:right w:val="none" w:sz="0" w:space="0" w:color="auto"/>
          </w:divBdr>
        </w:div>
        <w:div w:id="908271581">
          <w:marLeft w:val="0"/>
          <w:marRight w:val="0"/>
          <w:marTop w:val="0"/>
          <w:marBottom w:val="0"/>
          <w:divBdr>
            <w:top w:val="none" w:sz="0" w:space="0" w:color="auto"/>
            <w:left w:val="none" w:sz="0" w:space="0" w:color="auto"/>
            <w:bottom w:val="none" w:sz="0" w:space="0" w:color="auto"/>
            <w:right w:val="none" w:sz="0" w:space="0" w:color="auto"/>
          </w:divBdr>
        </w:div>
        <w:div w:id="1660035275">
          <w:marLeft w:val="0"/>
          <w:marRight w:val="0"/>
          <w:marTop w:val="0"/>
          <w:marBottom w:val="0"/>
          <w:divBdr>
            <w:top w:val="none" w:sz="0" w:space="0" w:color="auto"/>
            <w:left w:val="none" w:sz="0" w:space="0" w:color="auto"/>
            <w:bottom w:val="none" w:sz="0" w:space="0" w:color="auto"/>
            <w:right w:val="none" w:sz="0" w:space="0" w:color="auto"/>
          </w:divBdr>
        </w:div>
        <w:div w:id="355231863">
          <w:marLeft w:val="0"/>
          <w:marRight w:val="0"/>
          <w:marTop w:val="0"/>
          <w:marBottom w:val="0"/>
          <w:divBdr>
            <w:top w:val="none" w:sz="0" w:space="0" w:color="auto"/>
            <w:left w:val="none" w:sz="0" w:space="0" w:color="auto"/>
            <w:bottom w:val="none" w:sz="0" w:space="0" w:color="auto"/>
            <w:right w:val="none" w:sz="0" w:space="0" w:color="auto"/>
          </w:divBdr>
        </w:div>
        <w:div w:id="869954278">
          <w:marLeft w:val="0"/>
          <w:marRight w:val="0"/>
          <w:marTop w:val="0"/>
          <w:marBottom w:val="0"/>
          <w:divBdr>
            <w:top w:val="none" w:sz="0" w:space="0" w:color="auto"/>
            <w:left w:val="none" w:sz="0" w:space="0" w:color="auto"/>
            <w:bottom w:val="none" w:sz="0" w:space="0" w:color="auto"/>
            <w:right w:val="none" w:sz="0" w:space="0" w:color="auto"/>
          </w:divBdr>
        </w:div>
        <w:div w:id="231045657">
          <w:marLeft w:val="0"/>
          <w:marRight w:val="0"/>
          <w:marTop w:val="0"/>
          <w:marBottom w:val="0"/>
          <w:divBdr>
            <w:top w:val="none" w:sz="0" w:space="0" w:color="auto"/>
            <w:left w:val="none" w:sz="0" w:space="0" w:color="auto"/>
            <w:bottom w:val="none" w:sz="0" w:space="0" w:color="auto"/>
            <w:right w:val="none" w:sz="0" w:space="0" w:color="auto"/>
          </w:divBdr>
        </w:div>
        <w:div w:id="823013559">
          <w:marLeft w:val="0"/>
          <w:marRight w:val="0"/>
          <w:marTop w:val="0"/>
          <w:marBottom w:val="0"/>
          <w:divBdr>
            <w:top w:val="none" w:sz="0" w:space="0" w:color="auto"/>
            <w:left w:val="none" w:sz="0" w:space="0" w:color="auto"/>
            <w:bottom w:val="none" w:sz="0" w:space="0" w:color="auto"/>
            <w:right w:val="none" w:sz="0" w:space="0" w:color="auto"/>
          </w:divBdr>
        </w:div>
        <w:div w:id="1904828451">
          <w:marLeft w:val="0"/>
          <w:marRight w:val="0"/>
          <w:marTop w:val="0"/>
          <w:marBottom w:val="0"/>
          <w:divBdr>
            <w:top w:val="none" w:sz="0" w:space="0" w:color="auto"/>
            <w:left w:val="none" w:sz="0" w:space="0" w:color="auto"/>
            <w:bottom w:val="none" w:sz="0" w:space="0" w:color="auto"/>
            <w:right w:val="none" w:sz="0" w:space="0" w:color="auto"/>
          </w:divBdr>
        </w:div>
        <w:div w:id="1269578806">
          <w:marLeft w:val="0"/>
          <w:marRight w:val="0"/>
          <w:marTop w:val="0"/>
          <w:marBottom w:val="0"/>
          <w:divBdr>
            <w:top w:val="none" w:sz="0" w:space="0" w:color="auto"/>
            <w:left w:val="none" w:sz="0" w:space="0" w:color="auto"/>
            <w:bottom w:val="none" w:sz="0" w:space="0" w:color="auto"/>
            <w:right w:val="none" w:sz="0" w:space="0" w:color="auto"/>
          </w:divBdr>
        </w:div>
        <w:div w:id="1903175342">
          <w:marLeft w:val="0"/>
          <w:marRight w:val="0"/>
          <w:marTop w:val="0"/>
          <w:marBottom w:val="0"/>
          <w:divBdr>
            <w:top w:val="none" w:sz="0" w:space="0" w:color="auto"/>
            <w:left w:val="none" w:sz="0" w:space="0" w:color="auto"/>
            <w:bottom w:val="none" w:sz="0" w:space="0" w:color="auto"/>
            <w:right w:val="none" w:sz="0" w:space="0" w:color="auto"/>
          </w:divBdr>
        </w:div>
      </w:divsChild>
    </w:div>
    <w:div w:id="75831366">
      <w:bodyDiv w:val="1"/>
      <w:marLeft w:val="0"/>
      <w:marRight w:val="0"/>
      <w:marTop w:val="0"/>
      <w:marBottom w:val="0"/>
      <w:divBdr>
        <w:top w:val="none" w:sz="0" w:space="0" w:color="auto"/>
        <w:left w:val="none" w:sz="0" w:space="0" w:color="auto"/>
        <w:bottom w:val="none" w:sz="0" w:space="0" w:color="auto"/>
        <w:right w:val="none" w:sz="0" w:space="0" w:color="auto"/>
      </w:divBdr>
    </w:div>
    <w:div w:id="216167508">
      <w:bodyDiv w:val="1"/>
      <w:marLeft w:val="0"/>
      <w:marRight w:val="0"/>
      <w:marTop w:val="0"/>
      <w:marBottom w:val="0"/>
      <w:divBdr>
        <w:top w:val="none" w:sz="0" w:space="0" w:color="auto"/>
        <w:left w:val="none" w:sz="0" w:space="0" w:color="auto"/>
        <w:bottom w:val="none" w:sz="0" w:space="0" w:color="auto"/>
        <w:right w:val="none" w:sz="0" w:space="0" w:color="auto"/>
      </w:divBdr>
    </w:div>
    <w:div w:id="241567422">
      <w:bodyDiv w:val="1"/>
      <w:marLeft w:val="0"/>
      <w:marRight w:val="0"/>
      <w:marTop w:val="0"/>
      <w:marBottom w:val="0"/>
      <w:divBdr>
        <w:top w:val="none" w:sz="0" w:space="0" w:color="auto"/>
        <w:left w:val="none" w:sz="0" w:space="0" w:color="auto"/>
        <w:bottom w:val="none" w:sz="0" w:space="0" w:color="auto"/>
        <w:right w:val="none" w:sz="0" w:space="0" w:color="auto"/>
      </w:divBdr>
    </w:div>
    <w:div w:id="241838889">
      <w:bodyDiv w:val="1"/>
      <w:marLeft w:val="0"/>
      <w:marRight w:val="0"/>
      <w:marTop w:val="0"/>
      <w:marBottom w:val="0"/>
      <w:divBdr>
        <w:top w:val="none" w:sz="0" w:space="0" w:color="auto"/>
        <w:left w:val="none" w:sz="0" w:space="0" w:color="auto"/>
        <w:bottom w:val="none" w:sz="0" w:space="0" w:color="auto"/>
        <w:right w:val="none" w:sz="0" w:space="0" w:color="auto"/>
      </w:divBdr>
    </w:div>
    <w:div w:id="261571955">
      <w:bodyDiv w:val="1"/>
      <w:marLeft w:val="0"/>
      <w:marRight w:val="0"/>
      <w:marTop w:val="0"/>
      <w:marBottom w:val="0"/>
      <w:divBdr>
        <w:top w:val="none" w:sz="0" w:space="0" w:color="auto"/>
        <w:left w:val="none" w:sz="0" w:space="0" w:color="auto"/>
        <w:bottom w:val="none" w:sz="0" w:space="0" w:color="auto"/>
        <w:right w:val="none" w:sz="0" w:space="0" w:color="auto"/>
      </w:divBdr>
    </w:div>
    <w:div w:id="301545135">
      <w:bodyDiv w:val="1"/>
      <w:marLeft w:val="0"/>
      <w:marRight w:val="0"/>
      <w:marTop w:val="0"/>
      <w:marBottom w:val="0"/>
      <w:divBdr>
        <w:top w:val="none" w:sz="0" w:space="0" w:color="auto"/>
        <w:left w:val="none" w:sz="0" w:space="0" w:color="auto"/>
        <w:bottom w:val="none" w:sz="0" w:space="0" w:color="auto"/>
        <w:right w:val="none" w:sz="0" w:space="0" w:color="auto"/>
      </w:divBdr>
    </w:div>
    <w:div w:id="338898034">
      <w:bodyDiv w:val="1"/>
      <w:marLeft w:val="0"/>
      <w:marRight w:val="0"/>
      <w:marTop w:val="0"/>
      <w:marBottom w:val="0"/>
      <w:divBdr>
        <w:top w:val="none" w:sz="0" w:space="0" w:color="auto"/>
        <w:left w:val="none" w:sz="0" w:space="0" w:color="auto"/>
        <w:bottom w:val="none" w:sz="0" w:space="0" w:color="auto"/>
        <w:right w:val="none" w:sz="0" w:space="0" w:color="auto"/>
      </w:divBdr>
    </w:div>
    <w:div w:id="367680205">
      <w:bodyDiv w:val="1"/>
      <w:marLeft w:val="0"/>
      <w:marRight w:val="0"/>
      <w:marTop w:val="0"/>
      <w:marBottom w:val="0"/>
      <w:divBdr>
        <w:top w:val="none" w:sz="0" w:space="0" w:color="auto"/>
        <w:left w:val="none" w:sz="0" w:space="0" w:color="auto"/>
        <w:bottom w:val="none" w:sz="0" w:space="0" w:color="auto"/>
        <w:right w:val="none" w:sz="0" w:space="0" w:color="auto"/>
      </w:divBdr>
    </w:div>
    <w:div w:id="378676268">
      <w:bodyDiv w:val="1"/>
      <w:marLeft w:val="0"/>
      <w:marRight w:val="0"/>
      <w:marTop w:val="0"/>
      <w:marBottom w:val="0"/>
      <w:divBdr>
        <w:top w:val="none" w:sz="0" w:space="0" w:color="auto"/>
        <w:left w:val="none" w:sz="0" w:space="0" w:color="auto"/>
        <w:bottom w:val="none" w:sz="0" w:space="0" w:color="auto"/>
        <w:right w:val="none" w:sz="0" w:space="0" w:color="auto"/>
      </w:divBdr>
    </w:div>
    <w:div w:id="381558895">
      <w:bodyDiv w:val="1"/>
      <w:marLeft w:val="0"/>
      <w:marRight w:val="0"/>
      <w:marTop w:val="0"/>
      <w:marBottom w:val="0"/>
      <w:divBdr>
        <w:top w:val="none" w:sz="0" w:space="0" w:color="auto"/>
        <w:left w:val="none" w:sz="0" w:space="0" w:color="auto"/>
        <w:bottom w:val="none" w:sz="0" w:space="0" w:color="auto"/>
        <w:right w:val="none" w:sz="0" w:space="0" w:color="auto"/>
      </w:divBdr>
      <w:divsChild>
        <w:div w:id="1234046954">
          <w:marLeft w:val="0"/>
          <w:marRight w:val="0"/>
          <w:marTop w:val="0"/>
          <w:marBottom w:val="0"/>
          <w:divBdr>
            <w:top w:val="none" w:sz="0" w:space="0" w:color="auto"/>
            <w:left w:val="none" w:sz="0" w:space="0" w:color="auto"/>
            <w:bottom w:val="none" w:sz="0" w:space="0" w:color="auto"/>
            <w:right w:val="none" w:sz="0" w:space="0" w:color="auto"/>
          </w:divBdr>
          <w:divsChild>
            <w:div w:id="295917639">
              <w:marLeft w:val="0"/>
              <w:marRight w:val="0"/>
              <w:marTop w:val="0"/>
              <w:marBottom w:val="0"/>
              <w:divBdr>
                <w:top w:val="none" w:sz="0" w:space="0" w:color="auto"/>
                <w:left w:val="none" w:sz="0" w:space="0" w:color="auto"/>
                <w:bottom w:val="none" w:sz="0" w:space="0" w:color="auto"/>
                <w:right w:val="none" w:sz="0" w:space="0" w:color="auto"/>
              </w:divBdr>
              <w:divsChild>
                <w:div w:id="80546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951449">
      <w:bodyDiv w:val="1"/>
      <w:marLeft w:val="0"/>
      <w:marRight w:val="0"/>
      <w:marTop w:val="0"/>
      <w:marBottom w:val="0"/>
      <w:divBdr>
        <w:top w:val="none" w:sz="0" w:space="0" w:color="auto"/>
        <w:left w:val="none" w:sz="0" w:space="0" w:color="auto"/>
        <w:bottom w:val="none" w:sz="0" w:space="0" w:color="auto"/>
        <w:right w:val="none" w:sz="0" w:space="0" w:color="auto"/>
      </w:divBdr>
    </w:div>
    <w:div w:id="413938536">
      <w:bodyDiv w:val="1"/>
      <w:marLeft w:val="0"/>
      <w:marRight w:val="0"/>
      <w:marTop w:val="0"/>
      <w:marBottom w:val="0"/>
      <w:divBdr>
        <w:top w:val="none" w:sz="0" w:space="0" w:color="auto"/>
        <w:left w:val="none" w:sz="0" w:space="0" w:color="auto"/>
        <w:bottom w:val="none" w:sz="0" w:space="0" w:color="auto"/>
        <w:right w:val="none" w:sz="0" w:space="0" w:color="auto"/>
      </w:divBdr>
    </w:div>
    <w:div w:id="519201784">
      <w:bodyDiv w:val="1"/>
      <w:marLeft w:val="0"/>
      <w:marRight w:val="0"/>
      <w:marTop w:val="0"/>
      <w:marBottom w:val="0"/>
      <w:divBdr>
        <w:top w:val="none" w:sz="0" w:space="0" w:color="auto"/>
        <w:left w:val="none" w:sz="0" w:space="0" w:color="auto"/>
        <w:bottom w:val="none" w:sz="0" w:space="0" w:color="auto"/>
        <w:right w:val="none" w:sz="0" w:space="0" w:color="auto"/>
      </w:divBdr>
      <w:divsChild>
        <w:div w:id="15547994">
          <w:marLeft w:val="0"/>
          <w:marRight w:val="0"/>
          <w:marTop w:val="0"/>
          <w:marBottom w:val="0"/>
          <w:divBdr>
            <w:top w:val="none" w:sz="0" w:space="0" w:color="auto"/>
            <w:left w:val="none" w:sz="0" w:space="0" w:color="auto"/>
            <w:bottom w:val="none" w:sz="0" w:space="0" w:color="auto"/>
            <w:right w:val="none" w:sz="0" w:space="0" w:color="auto"/>
          </w:divBdr>
        </w:div>
      </w:divsChild>
    </w:div>
    <w:div w:id="536242266">
      <w:bodyDiv w:val="1"/>
      <w:marLeft w:val="0"/>
      <w:marRight w:val="0"/>
      <w:marTop w:val="0"/>
      <w:marBottom w:val="0"/>
      <w:divBdr>
        <w:top w:val="none" w:sz="0" w:space="0" w:color="auto"/>
        <w:left w:val="none" w:sz="0" w:space="0" w:color="auto"/>
        <w:bottom w:val="none" w:sz="0" w:space="0" w:color="auto"/>
        <w:right w:val="none" w:sz="0" w:space="0" w:color="auto"/>
      </w:divBdr>
      <w:divsChild>
        <w:div w:id="1669795592">
          <w:marLeft w:val="0"/>
          <w:marRight w:val="0"/>
          <w:marTop w:val="0"/>
          <w:marBottom w:val="0"/>
          <w:divBdr>
            <w:top w:val="none" w:sz="0" w:space="0" w:color="auto"/>
            <w:left w:val="none" w:sz="0" w:space="0" w:color="auto"/>
            <w:bottom w:val="none" w:sz="0" w:space="0" w:color="auto"/>
            <w:right w:val="none" w:sz="0" w:space="0" w:color="auto"/>
          </w:divBdr>
          <w:divsChild>
            <w:div w:id="243533764">
              <w:marLeft w:val="0"/>
              <w:marRight w:val="0"/>
              <w:marTop w:val="0"/>
              <w:marBottom w:val="0"/>
              <w:divBdr>
                <w:top w:val="none" w:sz="0" w:space="0" w:color="auto"/>
                <w:left w:val="none" w:sz="0" w:space="0" w:color="auto"/>
                <w:bottom w:val="none" w:sz="0" w:space="0" w:color="auto"/>
                <w:right w:val="none" w:sz="0" w:space="0" w:color="auto"/>
              </w:divBdr>
              <w:divsChild>
                <w:div w:id="192159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582718">
      <w:bodyDiv w:val="1"/>
      <w:marLeft w:val="0"/>
      <w:marRight w:val="0"/>
      <w:marTop w:val="0"/>
      <w:marBottom w:val="0"/>
      <w:divBdr>
        <w:top w:val="none" w:sz="0" w:space="0" w:color="auto"/>
        <w:left w:val="none" w:sz="0" w:space="0" w:color="auto"/>
        <w:bottom w:val="none" w:sz="0" w:space="0" w:color="auto"/>
        <w:right w:val="none" w:sz="0" w:space="0" w:color="auto"/>
      </w:divBdr>
    </w:div>
    <w:div w:id="617687902">
      <w:bodyDiv w:val="1"/>
      <w:marLeft w:val="0"/>
      <w:marRight w:val="0"/>
      <w:marTop w:val="0"/>
      <w:marBottom w:val="0"/>
      <w:divBdr>
        <w:top w:val="none" w:sz="0" w:space="0" w:color="auto"/>
        <w:left w:val="none" w:sz="0" w:space="0" w:color="auto"/>
        <w:bottom w:val="none" w:sz="0" w:space="0" w:color="auto"/>
        <w:right w:val="none" w:sz="0" w:space="0" w:color="auto"/>
      </w:divBdr>
    </w:div>
    <w:div w:id="620723019">
      <w:bodyDiv w:val="1"/>
      <w:marLeft w:val="0"/>
      <w:marRight w:val="0"/>
      <w:marTop w:val="0"/>
      <w:marBottom w:val="0"/>
      <w:divBdr>
        <w:top w:val="none" w:sz="0" w:space="0" w:color="auto"/>
        <w:left w:val="none" w:sz="0" w:space="0" w:color="auto"/>
        <w:bottom w:val="none" w:sz="0" w:space="0" w:color="auto"/>
        <w:right w:val="none" w:sz="0" w:space="0" w:color="auto"/>
      </w:divBdr>
      <w:divsChild>
        <w:div w:id="66537671">
          <w:marLeft w:val="0"/>
          <w:marRight w:val="0"/>
          <w:marTop w:val="0"/>
          <w:marBottom w:val="0"/>
          <w:divBdr>
            <w:top w:val="none" w:sz="0" w:space="0" w:color="auto"/>
            <w:left w:val="none" w:sz="0" w:space="0" w:color="auto"/>
            <w:bottom w:val="none" w:sz="0" w:space="0" w:color="auto"/>
            <w:right w:val="none" w:sz="0" w:space="0" w:color="auto"/>
          </w:divBdr>
        </w:div>
      </w:divsChild>
    </w:div>
    <w:div w:id="774405201">
      <w:bodyDiv w:val="1"/>
      <w:marLeft w:val="0"/>
      <w:marRight w:val="0"/>
      <w:marTop w:val="0"/>
      <w:marBottom w:val="0"/>
      <w:divBdr>
        <w:top w:val="none" w:sz="0" w:space="0" w:color="auto"/>
        <w:left w:val="none" w:sz="0" w:space="0" w:color="auto"/>
        <w:bottom w:val="none" w:sz="0" w:space="0" w:color="auto"/>
        <w:right w:val="none" w:sz="0" w:space="0" w:color="auto"/>
      </w:divBdr>
      <w:divsChild>
        <w:div w:id="1929726318">
          <w:marLeft w:val="0"/>
          <w:marRight w:val="0"/>
          <w:marTop w:val="0"/>
          <w:marBottom w:val="0"/>
          <w:divBdr>
            <w:top w:val="none" w:sz="0" w:space="0" w:color="auto"/>
            <w:left w:val="none" w:sz="0" w:space="0" w:color="auto"/>
            <w:bottom w:val="none" w:sz="0" w:space="0" w:color="auto"/>
            <w:right w:val="none" w:sz="0" w:space="0" w:color="auto"/>
          </w:divBdr>
          <w:divsChild>
            <w:div w:id="379330291">
              <w:marLeft w:val="0"/>
              <w:marRight w:val="0"/>
              <w:marTop w:val="0"/>
              <w:marBottom w:val="0"/>
              <w:divBdr>
                <w:top w:val="none" w:sz="0" w:space="0" w:color="auto"/>
                <w:left w:val="none" w:sz="0" w:space="0" w:color="auto"/>
                <w:bottom w:val="none" w:sz="0" w:space="0" w:color="auto"/>
                <w:right w:val="none" w:sz="0" w:space="0" w:color="auto"/>
              </w:divBdr>
              <w:divsChild>
                <w:div w:id="62503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268943">
      <w:bodyDiv w:val="1"/>
      <w:marLeft w:val="0"/>
      <w:marRight w:val="0"/>
      <w:marTop w:val="0"/>
      <w:marBottom w:val="0"/>
      <w:divBdr>
        <w:top w:val="none" w:sz="0" w:space="0" w:color="auto"/>
        <w:left w:val="none" w:sz="0" w:space="0" w:color="auto"/>
        <w:bottom w:val="none" w:sz="0" w:space="0" w:color="auto"/>
        <w:right w:val="none" w:sz="0" w:space="0" w:color="auto"/>
      </w:divBdr>
    </w:div>
    <w:div w:id="789785480">
      <w:bodyDiv w:val="1"/>
      <w:marLeft w:val="0"/>
      <w:marRight w:val="0"/>
      <w:marTop w:val="0"/>
      <w:marBottom w:val="0"/>
      <w:divBdr>
        <w:top w:val="none" w:sz="0" w:space="0" w:color="auto"/>
        <w:left w:val="none" w:sz="0" w:space="0" w:color="auto"/>
        <w:bottom w:val="none" w:sz="0" w:space="0" w:color="auto"/>
        <w:right w:val="none" w:sz="0" w:space="0" w:color="auto"/>
      </w:divBdr>
    </w:div>
    <w:div w:id="827478877">
      <w:bodyDiv w:val="1"/>
      <w:marLeft w:val="0"/>
      <w:marRight w:val="0"/>
      <w:marTop w:val="0"/>
      <w:marBottom w:val="0"/>
      <w:divBdr>
        <w:top w:val="none" w:sz="0" w:space="0" w:color="auto"/>
        <w:left w:val="none" w:sz="0" w:space="0" w:color="auto"/>
        <w:bottom w:val="none" w:sz="0" w:space="0" w:color="auto"/>
        <w:right w:val="none" w:sz="0" w:space="0" w:color="auto"/>
      </w:divBdr>
    </w:div>
    <w:div w:id="897007981">
      <w:bodyDiv w:val="1"/>
      <w:marLeft w:val="0"/>
      <w:marRight w:val="0"/>
      <w:marTop w:val="0"/>
      <w:marBottom w:val="0"/>
      <w:divBdr>
        <w:top w:val="none" w:sz="0" w:space="0" w:color="auto"/>
        <w:left w:val="none" w:sz="0" w:space="0" w:color="auto"/>
        <w:bottom w:val="none" w:sz="0" w:space="0" w:color="auto"/>
        <w:right w:val="none" w:sz="0" w:space="0" w:color="auto"/>
      </w:divBdr>
    </w:div>
    <w:div w:id="967734484">
      <w:bodyDiv w:val="1"/>
      <w:marLeft w:val="0"/>
      <w:marRight w:val="0"/>
      <w:marTop w:val="0"/>
      <w:marBottom w:val="0"/>
      <w:divBdr>
        <w:top w:val="none" w:sz="0" w:space="0" w:color="auto"/>
        <w:left w:val="none" w:sz="0" w:space="0" w:color="auto"/>
        <w:bottom w:val="none" w:sz="0" w:space="0" w:color="auto"/>
        <w:right w:val="none" w:sz="0" w:space="0" w:color="auto"/>
      </w:divBdr>
    </w:div>
    <w:div w:id="969088919">
      <w:bodyDiv w:val="1"/>
      <w:marLeft w:val="0"/>
      <w:marRight w:val="0"/>
      <w:marTop w:val="0"/>
      <w:marBottom w:val="0"/>
      <w:divBdr>
        <w:top w:val="none" w:sz="0" w:space="0" w:color="auto"/>
        <w:left w:val="none" w:sz="0" w:space="0" w:color="auto"/>
        <w:bottom w:val="none" w:sz="0" w:space="0" w:color="auto"/>
        <w:right w:val="none" w:sz="0" w:space="0" w:color="auto"/>
      </w:divBdr>
    </w:div>
    <w:div w:id="986936614">
      <w:bodyDiv w:val="1"/>
      <w:marLeft w:val="0"/>
      <w:marRight w:val="0"/>
      <w:marTop w:val="0"/>
      <w:marBottom w:val="0"/>
      <w:divBdr>
        <w:top w:val="none" w:sz="0" w:space="0" w:color="auto"/>
        <w:left w:val="none" w:sz="0" w:space="0" w:color="auto"/>
        <w:bottom w:val="none" w:sz="0" w:space="0" w:color="auto"/>
        <w:right w:val="none" w:sz="0" w:space="0" w:color="auto"/>
      </w:divBdr>
    </w:div>
    <w:div w:id="1085879797">
      <w:bodyDiv w:val="1"/>
      <w:marLeft w:val="0"/>
      <w:marRight w:val="0"/>
      <w:marTop w:val="0"/>
      <w:marBottom w:val="0"/>
      <w:divBdr>
        <w:top w:val="none" w:sz="0" w:space="0" w:color="auto"/>
        <w:left w:val="none" w:sz="0" w:space="0" w:color="auto"/>
        <w:bottom w:val="none" w:sz="0" w:space="0" w:color="auto"/>
        <w:right w:val="none" w:sz="0" w:space="0" w:color="auto"/>
      </w:divBdr>
    </w:div>
    <w:div w:id="1099762666">
      <w:bodyDiv w:val="1"/>
      <w:marLeft w:val="0"/>
      <w:marRight w:val="0"/>
      <w:marTop w:val="0"/>
      <w:marBottom w:val="0"/>
      <w:divBdr>
        <w:top w:val="none" w:sz="0" w:space="0" w:color="auto"/>
        <w:left w:val="none" w:sz="0" w:space="0" w:color="auto"/>
        <w:bottom w:val="none" w:sz="0" w:space="0" w:color="auto"/>
        <w:right w:val="none" w:sz="0" w:space="0" w:color="auto"/>
      </w:divBdr>
      <w:divsChild>
        <w:div w:id="1179195515">
          <w:marLeft w:val="0"/>
          <w:marRight w:val="0"/>
          <w:marTop w:val="0"/>
          <w:marBottom w:val="0"/>
          <w:divBdr>
            <w:top w:val="none" w:sz="0" w:space="0" w:color="auto"/>
            <w:left w:val="none" w:sz="0" w:space="0" w:color="auto"/>
            <w:bottom w:val="none" w:sz="0" w:space="0" w:color="auto"/>
            <w:right w:val="none" w:sz="0" w:space="0" w:color="auto"/>
          </w:divBdr>
          <w:divsChild>
            <w:div w:id="1222213382">
              <w:marLeft w:val="0"/>
              <w:marRight w:val="0"/>
              <w:marTop w:val="0"/>
              <w:marBottom w:val="0"/>
              <w:divBdr>
                <w:top w:val="none" w:sz="0" w:space="0" w:color="auto"/>
                <w:left w:val="none" w:sz="0" w:space="0" w:color="auto"/>
                <w:bottom w:val="none" w:sz="0" w:space="0" w:color="auto"/>
                <w:right w:val="none" w:sz="0" w:space="0" w:color="auto"/>
              </w:divBdr>
              <w:divsChild>
                <w:div w:id="943076628">
                  <w:marLeft w:val="0"/>
                  <w:marRight w:val="0"/>
                  <w:marTop w:val="0"/>
                  <w:marBottom w:val="0"/>
                  <w:divBdr>
                    <w:top w:val="none" w:sz="0" w:space="0" w:color="auto"/>
                    <w:left w:val="none" w:sz="0" w:space="0" w:color="auto"/>
                    <w:bottom w:val="none" w:sz="0" w:space="0" w:color="auto"/>
                    <w:right w:val="none" w:sz="0" w:space="0" w:color="auto"/>
                  </w:divBdr>
                  <w:divsChild>
                    <w:div w:id="202855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853565">
      <w:bodyDiv w:val="1"/>
      <w:marLeft w:val="0"/>
      <w:marRight w:val="0"/>
      <w:marTop w:val="0"/>
      <w:marBottom w:val="0"/>
      <w:divBdr>
        <w:top w:val="none" w:sz="0" w:space="0" w:color="auto"/>
        <w:left w:val="none" w:sz="0" w:space="0" w:color="auto"/>
        <w:bottom w:val="none" w:sz="0" w:space="0" w:color="auto"/>
        <w:right w:val="none" w:sz="0" w:space="0" w:color="auto"/>
      </w:divBdr>
    </w:div>
    <w:div w:id="1206403551">
      <w:bodyDiv w:val="1"/>
      <w:marLeft w:val="0"/>
      <w:marRight w:val="0"/>
      <w:marTop w:val="0"/>
      <w:marBottom w:val="0"/>
      <w:divBdr>
        <w:top w:val="none" w:sz="0" w:space="0" w:color="auto"/>
        <w:left w:val="none" w:sz="0" w:space="0" w:color="auto"/>
        <w:bottom w:val="none" w:sz="0" w:space="0" w:color="auto"/>
        <w:right w:val="none" w:sz="0" w:space="0" w:color="auto"/>
      </w:divBdr>
    </w:div>
    <w:div w:id="1224606004">
      <w:bodyDiv w:val="1"/>
      <w:marLeft w:val="0"/>
      <w:marRight w:val="0"/>
      <w:marTop w:val="0"/>
      <w:marBottom w:val="0"/>
      <w:divBdr>
        <w:top w:val="none" w:sz="0" w:space="0" w:color="auto"/>
        <w:left w:val="none" w:sz="0" w:space="0" w:color="auto"/>
        <w:bottom w:val="none" w:sz="0" w:space="0" w:color="auto"/>
        <w:right w:val="none" w:sz="0" w:space="0" w:color="auto"/>
      </w:divBdr>
      <w:divsChild>
        <w:div w:id="8072110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8506">
              <w:marLeft w:val="0"/>
              <w:marRight w:val="0"/>
              <w:marTop w:val="0"/>
              <w:marBottom w:val="0"/>
              <w:divBdr>
                <w:top w:val="none" w:sz="0" w:space="0" w:color="auto"/>
                <w:left w:val="none" w:sz="0" w:space="0" w:color="auto"/>
                <w:bottom w:val="none" w:sz="0" w:space="0" w:color="auto"/>
                <w:right w:val="none" w:sz="0" w:space="0" w:color="auto"/>
              </w:divBdr>
              <w:divsChild>
                <w:div w:id="476533359">
                  <w:marLeft w:val="0"/>
                  <w:marRight w:val="0"/>
                  <w:marTop w:val="0"/>
                  <w:marBottom w:val="0"/>
                  <w:divBdr>
                    <w:top w:val="none" w:sz="0" w:space="0" w:color="auto"/>
                    <w:left w:val="none" w:sz="0" w:space="0" w:color="auto"/>
                    <w:bottom w:val="none" w:sz="0" w:space="0" w:color="auto"/>
                    <w:right w:val="none" w:sz="0" w:space="0" w:color="auto"/>
                  </w:divBdr>
                  <w:divsChild>
                    <w:div w:id="2052143636">
                      <w:marLeft w:val="0"/>
                      <w:marRight w:val="0"/>
                      <w:marTop w:val="0"/>
                      <w:marBottom w:val="0"/>
                      <w:divBdr>
                        <w:top w:val="none" w:sz="0" w:space="0" w:color="auto"/>
                        <w:left w:val="none" w:sz="0" w:space="0" w:color="auto"/>
                        <w:bottom w:val="none" w:sz="0" w:space="0" w:color="auto"/>
                        <w:right w:val="none" w:sz="0" w:space="0" w:color="auto"/>
                      </w:divBdr>
                      <w:divsChild>
                        <w:div w:id="72306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6841415">
      <w:bodyDiv w:val="1"/>
      <w:marLeft w:val="0"/>
      <w:marRight w:val="0"/>
      <w:marTop w:val="0"/>
      <w:marBottom w:val="0"/>
      <w:divBdr>
        <w:top w:val="none" w:sz="0" w:space="0" w:color="auto"/>
        <w:left w:val="none" w:sz="0" w:space="0" w:color="auto"/>
        <w:bottom w:val="none" w:sz="0" w:space="0" w:color="auto"/>
        <w:right w:val="none" w:sz="0" w:space="0" w:color="auto"/>
      </w:divBdr>
    </w:div>
    <w:div w:id="1328286526">
      <w:bodyDiv w:val="1"/>
      <w:marLeft w:val="0"/>
      <w:marRight w:val="0"/>
      <w:marTop w:val="0"/>
      <w:marBottom w:val="0"/>
      <w:divBdr>
        <w:top w:val="none" w:sz="0" w:space="0" w:color="auto"/>
        <w:left w:val="none" w:sz="0" w:space="0" w:color="auto"/>
        <w:bottom w:val="none" w:sz="0" w:space="0" w:color="auto"/>
        <w:right w:val="none" w:sz="0" w:space="0" w:color="auto"/>
      </w:divBdr>
    </w:div>
    <w:div w:id="1328971371">
      <w:bodyDiv w:val="1"/>
      <w:marLeft w:val="0"/>
      <w:marRight w:val="0"/>
      <w:marTop w:val="0"/>
      <w:marBottom w:val="0"/>
      <w:divBdr>
        <w:top w:val="none" w:sz="0" w:space="0" w:color="auto"/>
        <w:left w:val="none" w:sz="0" w:space="0" w:color="auto"/>
        <w:bottom w:val="none" w:sz="0" w:space="0" w:color="auto"/>
        <w:right w:val="none" w:sz="0" w:space="0" w:color="auto"/>
      </w:divBdr>
    </w:div>
    <w:div w:id="1340503137">
      <w:bodyDiv w:val="1"/>
      <w:marLeft w:val="0"/>
      <w:marRight w:val="0"/>
      <w:marTop w:val="0"/>
      <w:marBottom w:val="0"/>
      <w:divBdr>
        <w:top w:val="none" w:sz="0" w:space="0" w:color="auto"/>
        <w:left w:val="none" w:sz="0" w:space="0" w:color="auto"/>
        <w:bottom w:val="none" w:sz="0" w:space="0" w:color="auto"/>
        <w:right w:val="none" w:sz="0" w:space="0" w:color="auto"/>
      </w:divBdr>
    </w:div>
    <w:div w:id="1361400129">
      <w:bodyDiv w:val="1"/>
      <w:marLeft w:val="0"/>
      <w:marRight w:val="0"/>
      <w:marTop w:val="0"/>
      <w:marBottom w:val="0"/>
      <w:divBdr>
        <w:top w:val="none" w:sz="0" w:space="0" w:color="auto"/>
        <w:left w:val="none" w:sz="0" w:space="0" w:color="auto"/>
        <w:bottom w:val="none" w:sz="0" w:space="0" w:color="auto"/>
        <w:right w:val="none" w:sz="0" w:space="0" w:color="auto"/>
      </w:divBdr>
    </w:div>
    <w:div w:id="1461919947">
      <w:bodyDiv w:val="1"/>
      <w:marLeft w:val="0"/>
      <w:marRight w:val="0"/>
      <w:marTop w:val="0"/>
      <w:marBottom w:val="0"/>
      <w:divBdr>
        <w:top w:val="none" w:sz="0" w:space="0" w:color="auto"/>
        <w:left w:val="none" w:sz="0" w:space="0" w:color="auto"/>
        <w:bottom w:val="none" w:sz="0" w:space="0" w:color="auto"/>
        <w:right w:val="none" w:sz="0" w:space="0" w:color="auto"/>
      </w:divBdr>
    </w:div>
    <w:div w:id="1462764130">
      <w:bodyDiv w:val="1"/>
      <w:marLeft w:val="0"/>
      <w:marRight w:val="0"/>
      <w:marTop w:val="0"/>
      <w:marBottom w:val="0"/>
      <w:divBdr>
        <w:top w:val="none" w:sz="0" w:space="0" w:color="auto"/>
        <w:left w:val="none" w:sz="0" w:space="0" w:color="auto"/>
        <w:bottom w:val="none" w:sz="0" w:space="0" w:color="auto"/>
        <w:right w:val="none" w:sz="0" w:space="0" w:color="auto"/>
      </w:divBdr>
    </w:div>
    <w:div w:id="1493831087">
      <w:bodyDiv w:val="1"/>
      <w:marLeft w:val="0"/>
      <w:marRight w:val="0"/>
      <w:marTop w:val="0"/>
      <w:marBottom w:val="0"/>
      <w:divBdr>
        <w:top w:val="none" w:sz="0" w:space="0" w:color="auto"/>
        <w:left w:val="none" w:sz="0" w:space="0" w:color="auto"/>
        <w:bottom w:val="none" w:sz="0" w:space="0" w:color="auto"/>
        <w:right w:val="none" w:sz="0" w:space="0" w:color="auto"/>
      </w:divBdr>
    </w:div>
    <w:div w:id="1597207098">
      <w:bodyDiv w:val="1"/>
      <w:marLeft w:val="0"/>
      <w:marRight w:val="0"/>
      <w:marTop w:val="0"/>
      <w:marBottom w:val="0"/>
      <w:divBdr>
        <w:top w:val="none" w:sz="0" w:space="0" w:color="auto"/>
        <w:left w:val="none" w:sz="0" w:space="0" w:color="auto"/>
        <w:bottom w:val="none" w:sz="0" w:space="0" w:color="auto"/>
        <w:right w:val="none" w:sz="0" w:space="0" w:color="auto"/>
      </w:divBdr>
    </w:div>
    <w:div w:id="1604655282">
      <w:bodyDiv w:val="1"/>
      <w:marLeft w:val="0"/>
      <w:marRight w:val="0"/>
      <w:marTop w:val="0"/>
      <w:marBottom w:val="0"/>
      <w:divBdr>
        <w:top w:val="none" w:sz="0" w:space="0" w:color="auto"/>
        <w:left w:val="none" w:sz="0" w:space="0" w:color="auto"/>
        <w:bottom w:val="none" w:sz="0" w:space="0" w:color="auto"/>
        <w:right w:val="none" w:sz="0" w:space="0" w:color="auto"/>
      </w:divBdr>
      <w:divsChild>
        <w:div w:id="1328050233">
          <w:marLeft w:val="0"/>
          <w:marRight w:val="0"/>
          <w:marTop w:val="0"/>
          <w:marBottom w:val="0"/>
          <w:divBdr>
            <w:top w:val="none" w:sz="0" w:space="0" w:color="auto"/>
            <w:left w:val="none" w:sz="0" w:space="0" w:color="auto"/>
            <w:bottom w:val="none" w:sz="0" w:space="0" w:color="auto"/>
            <w:right w:val="none" w:sz="0" w:space="0" w:color="auto"/>
          </w:divBdr>
          <w:divsChild>
            <w:div w:id="409499508">
              <w:marLeft w:val="0"/>
              <w:marRight w:val="0"/>
              <w:marTop w:val="0"/>
              <w:marBottom w:val="0"/>
              <w:divBdr>
                <w:top w:val="none" w:sz="0" w:space="0" w:color="auto"/>
                <w:left w:val="none" w:sz="0" w:space="0" w:color="auto"/>
                <w:bottom w:val="none" w:sz="0" w:space="0" w:color="auto"/>
                <w:right w:val="none" w:sz="0" w:space="0" w:color="auto"/>
              </w:divBdr>
              <w:divsChild>
                <w:div w:id="837959905">
                  <w:marLeft w:val="0"/>
                  <w:marRight w:val="0"/>
                  <w:marTop w:val="0"/>
                  <w:marBottom w:val="0"/>
                  <w:divBdr>
                    <w:top w:val="none" w:sz="0" w:space="0" w:color="auto"/>
                    <w:left w:val="none" w:sz="0" w:space="0" w:color="auto"/>
                    <w:bottom w:val="none" w:sz="0" w:space="0" w:color="auto"/>
                    <w:right w:val="none" w:sz="0" w:space="0" w:color="auto"/>
                  </w:divBdr>
                  <w:divsChild>
                    <w:div w:id="120043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74511">
      <w:bodyDiv w:val="1"/>
      <w:marLeft w:val="0"/>
      <w:marRight w:val="0"/>
      <w:marTop w:val="0"/>
      <w:marBottom w:val="0"/>
      <w:divBdr>
        <w:top w:val="none" w:sz="0" w:space="0" w:color="auto"/>
        <w:left w:val="none" w:sz="0" w:space="0" w:color="auto"/>
        <w:bottom w:val="none" w:sz="0" w:space="0" w:color="auto"/>
        <w:right w:val="none" w:sz="0" w:space="0" w:color="auto"/>
      </w:divBdr>
    </w:div>
    <w:div w:id="1684746326">
      <w:bodyDiv w:val="1"/>
      <w:marLeft w:val="0"/>
      <w:marRight w:val="0"/>
      <w:marTop w:val="0"/>
      <w:marBottom w:val="0"/>
      <w:divBdr>
        <w:top w:val="none" w:sz="0" w:space="0" w:color="auto"/>
        <w:left w:val="none" w:sz="0" w:space="0" w:color="auto"/>
        <w:bottom w:val="none" w:sz="0" w:space="0" w:color="auto"/>
        <w:right w:val="none" w:sz="0" w:space="0" w:color="auto"/>
      </w:divBdr>
    </w:div>
    <w:div w:id="1707025031">
      <w:bodyDiv w:val="1"/>
      <w:marLeft w:val="0"/>
      <w:marRight w:val="0"/>
      <w:marTop w:val="0"/>
      <w:marBottom w:val="0"/>
      <w:divBdr>
        <w:top w:val="none" w:sz="0" w:space="0" w:color="auto"/>
        <w:left w:val="none" w:sz="0" w:space="0" w:color="auto"/>
        <w:bottom w:val="none" w:sz="0" w:space="0" w:color="auto"/>
        <w:right w:val="none" w:sz="0" w:space="0" w:color="auto"/>
      </w:divBdr>
    </w:div>
    <w:div w:id="1715738240">
      <w:bodyDiv w:val="1"/>
      <w:marLeft w:val="0"/>
      <w:marRight w:val="0"/>
      <w:marTop w:val="0"/>
      <w:marBottom w:val="0"/>
      <w:divBdr>
        <w:top w:val="none" w:sz="0" w:space="0" w:color="auto"/>
        <w:left w:val="none" w:sz="0" w:space="0" w:color="auto"/>
        <w:bottom w:val="none" w:sz="0" w:space="0" w:color="auto"/>
        <w:right w:val="none" w:sz="0" w:space="0" w:color="auto"/>
      </w:divBdr>
    </w:div>
    <w:div w:id="1728648251">
      <w:bodyDiv w:val="1"/>
      <w:marLeft w:val="0"/>
      <w:marRight w:val="0"/>
      <w:marTop w:val="0"/>
      <w:marBottom w:val="0"/>
      <w:divBdr>
        <w:top w:val="none" w:sz="0" w:space="0" w:color="auto"/>
        <w:left w:val="none" w:sz="0" w:space="0" w:color="auto"/>
        <w:bottom w:val="none" w:sz="0" w:space="0" w:color="auto"/>
        <w:right w:val="none" w:sz="0" w:space="0" w:color="auto"/>
      </w:divBdr>
      <w:divsChild>
        <w:div w:id="1413166066">
          <w:marLeft w:val="0"/>
          <w:marRight w:val="0"/>
          <w:marTop w:val="0"/>
          <w:marBottom w:val="0"/>
          <w:divBdr>
            <w:top w:val="none" w:sz="0" w:space="0" w:color="auto"/>
            <w:left w:val="none" w:sz="0" w:space="0" w:color="auto"/>
            <w:bottom w:val="none" w:sz="0" w:space="0" w:color="auto"/>
            <w:right w:val="none" w:sz="0" w:space="0" w:color="auto"/>
          </w:divBdr>
          <w:divsChild>
            <w:div w:id="335308029">
              <w:marLeft w:val="0"/>
              <w:marRight w:val="0"/>
              <w:marTop w:val="0"/>
              <w:marBottom w:val="0"/>
              <w:divBdr>
                <w:top w:val="none" w:sz="0" w:space="0" w:color="auto"/>
                <w:left w:val="none" w:sz="0" w:space="0" w:color="auto"/>
                <w:bottom w:val="none" w:sz="0" w:space="0" w:color="auto"/>
                <w:right w:val="none" w:sz="0" w:space="0" w:color="auto"/>
              </w:divBdr>
              <w:divsChild>
                <w:div w:id="1958759293">
                  <w:marLeft w:val="0"/>
                  <w:marRight w:val="0"/>
                  <w:marTop w:val="0"/>
                  <w:marBottom w:val="0"/>
                  <w:divBdr>
                    <w:top w:val="none" w:sz="0" w:space="0" w:color="auto"/>
                    <w:left w:val="none" w:sz="0" w:space="0" w:color="auto"/>
                    <w:bottom w:val="none" w:sz="0" w:space="0" w:color="auto"/>
                    <w:right w:val="none" w:sz="0" w:space="0" w:color="auto"/>
                  </w:divBdr>
                  <w:divsChild>
                    <w:div w:id="5732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291022">
      <w:bodyDiv w:val="1"/>
      <w:marLeft w:val="0"/>
      <w:marRight w:val="0"/>
      <w:marTop w:val="0"/>
      <w:marBottom w:val="0"/>
      <w:divBdr>
        <w:top w:val="none" w:sz="0" w:space="0" w:color="auto"/>
        <w:left w:val="none" w:sz="0" w:space="0" w:color="auto"/>
        <w:bottom w:val="none" w:sz="0" w:space="0" w:color="auto"/>
        <w:right w:val="none" w:sz="0" w:space="0" w:color="auto"/>
      </w:divBdr>
    </w:div>
    <w:div w:id="1812096870">
      <w:bodyDiv w:val="1"/>
      <w:marLeft w:val="0"/>
      <w:marRight w:val="0"/>
      <w:marTop w:val="0"/>
      <w:marBottom w:val="0"/>
      <w:divBdr>
        <w:top w:val="none" w:sz="0" w:space="0" w:color="auto"/>
        <w:left w:val="none" w:sz="0" w:space="0" w:color="auto"/>
        <w:bottom w:val="none" w:sz="0" w:space="0" w:color="auto"/>
        <w:right w:val="none" w:sz="0" w:space="0" w:color="auto"/>
      </w:divBdr>
    </w:div>
    <w:div w:id="1823741743">
      <w:bodyDiv w:val="1"/>
      <w:marLeft w:val="0"/>
      <w:marRight w:val="0"/>
      <w:marTop w:val="0"/>
      <w:marBottom w:val="0"/>
      <w:divBdr>
        <w:top w:val="none" w:sz="0" w:space="0" w:color="auto"/>
        <w:left w:val="none" w:sz="0" w:space="0" w:color="auto"/>
        <w:bottom w:val="none" w:sz="0" w:space="0" w:color="auto"/>
        <w:right w:val="none" w:sz="0" w:space="0" w:color="auto"/>
      </w:divBdr>
      <w:divsChild>
        <w:div w:id="1161894786">
          <w:marLeft w:val="0"/>
          <w:marRight w:val="0"/>
          <w:marTop w:val="0"/>
          <w:marBottom w:val="0"/>
          <w:divBdr>
            <w:top w:val="none" w:sz="0" w:space="0" w:color="auto"/>
            <w:left w:val="none" w:sz="0" w:space="0" w:color="auto"/>
            <w:bottom w:val="none" w:sz="0" w:space="0" w:color="auto"/>
            <w:right w:val="none" w:sz="0" w:space="0" w:color="auto"/>
          </w:divBdr>
          <w:divsChild>
            <w:div w:id="1947958909">
              <w:marLeft w:val="0"/>
              <w:marRight w:val="0"/>
              <w:marTop w:val="0"/>
              <w:marBottom w:val="0"/>
              <w:divBdr>
                <w:top w:val="none" w:sz="0" w:space="0" w:color="auto"/>
                <w:left w:val="none" w:sz="0" w:space="0" w:color="auto"/>
                <w:bottom w:val="none" w:sz="0" w:space="0" w:color="auto"/>
                <w:right w:val="none" w:sz="0" w:space="0" w:color="auto"/>
              </w:divBdr>
              <w:divsChild>
                <w:div w:id="1647902833">
                  <w:marLeft w:val="0"/>
                  <w:marRight w:val="0"/>
                  <w:marTop w:val="0"/>
                  <w:marBottom w:val="0"/>
                  <w:divBdr>
                    <w:top w:val="none" w:sz="0" w:space="0" w:color="auto"/>
                    <w:left w:val="none" w:sz="0" w:space="0" w:color="auto"/>
                    <w:bottom w:val="none" w:sz="0" w:space="0" w:color="auto"/>
                    <w:right w:val="none" w:sz="0" w:space="0" w:color="auto"/>
                  </w:divBdr>
                </w:div>
              </w:divsChild>
            </w:div>
            <w:div w:id="169684243">
              <w:marLeft w:val="0"/>
              <w:marRight w:val="0"/>
              <w:marTop w:val="0"/>
              <w:marBottom w:val="0"/>
              <w:divBdr>
                <w:top w:val="none" w:sz="0" w:space="0" w:color="auto"/>
                <w:left w:val="none" w:sz="0" w:space="0" w:color="auto"/>
                <w:bottom w:val="none" w:sz="0" w:space="0" w:color="auto"/>
                <w:right w:val="none" w:sz="0" w:space="0" w:color="auto"/>
              </w:divBdr>
              <w:divsChild>
                <w:div w:id="7958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18267">
          <w:marLeft w:val="0"/>
          <w:marRight w:val="0"/>
          <w:marTop w:val="0"/>
          <w:marBottom w:val="0"/>
          <w:divBdr>
            <w:top w:val="none" w:sz="0" w:space="0" w:color="auto"/>
            <w:left w:val="none" w:sz="0" w:space="0" w:color="auto"/>
            <w:bottom w:val="none" w:sz="0" w:space="0" w:color="auto"/>
            <w:right w:val="none" w:sz="0" w:space="0" w:color="auto"/>
          </w:divBdr>
          <w:divsChild>
            <w:div w:id="1722705475">
              <w:marLeft w:val="0"/>
              <w:marRight w:val="0"/>
              <w:marTop w:val="0"/>
              <w:marBottom w:val="0"/>
              <w:divBdr>
                <w:top w:val="none" w:sz="0" w:space="0" w:color="auto"/>
                <w:left w:val="none" w:sz="0" w:space="0" w:color="auto"/>
                <w:bottom w:val="none" w:sz="0" w:space="0" w:color="auto"/>
                <w:right w:val="none" w:sz="0" w:space="0" w:color="auto"/>
              </w:divBdr>
              <w:divsChild>
                <w:div w:id="149456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329358">
      <w:bodyDiv w:val="1"/>
      <w:marLeft w:val="0"/>
      <w:marRight w:val="0"/>
      <w:marTop w:val="0"/>
      <w:marBottom w:val="0"/>
      <w:divBdr>
        <w:top w:val="none" w:sz="0" w:space="0" w:color="auto"/>
        <w:left w:val="none" w:sz="0" w:space="0" w:color="auto"/>
        <w:bottom w:val="none" w:sz="0" w:space="0" w:color="auto"/>
        <w:right w:val="none" w:sz="0" w:space="0" w:color="auto"/>
      </w:divBdr>
    </w:div>
    <w:div w:id="1914390838">
      <w:bodyDiv w:val="1"/>
      <w:marLeft w:val="0"/>
      <w:marRight w:val="0"/>
      <w:marTop w:val="0"/>
      <w:marBottom w:val="0"/>
      <w:divBdr>
        <w:top w:val="none" w:sz="0" w:space="0" w:color="auto"/>
        <w:left w:val="none" w:sz="0" w:space="0" w:color="auto"/>
        <w:bottom w:val="none" w:sz="0" w:space="0" w:color="auto"/>
        <w:right w:val="none" w:sz="0" w:space="0" w:color="auto"/>
      </w:divBdr>
    </w:div>
    <w:div w:id="1945262166">
      <w:bodyDiv w:val="1"/>
      <w:marLeft w:val="0"/>
      <w:marRight w:val="0"/>
      <w:marTop w:val="0"/>
      <w:marBottom w:val="0"/>
      <w:divBdr>
        <w:top w:val="none" w:sz="0" w:space="0" w:color="auto"/>
        <w:left w:val="none" w:sz="0" w:space="0" w:color="auto"/>
        <w:bottom w:val="none" w:sz="0" w:space="0" w:color="auto"/>
        <w:right w:val="none" w:sz="0" w:space="0" w:color="auto"/>
      </w:divBdr>
    </w:div>
    <w:div w:id="1960452885">
      <w:bodyDiv w:val="1"/>
      <w:marLeft w:val="0"/>
      <w:marRight w:val="0"/>
      <w:marTop w:val="0"/>
      <w:marBottom w:val="0"/>
      <w:divBdr>
        <w:top w:val="none" w:sz="0" w:space="0" w:color="auto"/>
        <w:left w:val="none" w:sz="0" w:space="0" w:color="auto"/>
        <w:bottom w:val="none" w:sz="0" w:space="0" w:color="auto"/>
        <w:right w:val="none" w:sz="0" w:space="0" w:color="auto"/>
      </w:divBdr>
      <w:divsChild>
        <w:div w:id="199175101">
          <w:marLeft w:val="0"/>
          <w:marRight w:val="0"/>
          <w:marTop w:val="0"/>
          <w:marBottom w:val="0"/>
          <w:divBdr>
            <w:top w:val="none" w:sz="0" w:space="0" w:color="auto"/>
            <w:left w:val="none" w:sz="0" w:space="0" w:color="auto"/>
            <w:bottom w:val="none" w:sz="0" w:space="0" w:color="auto"/>
            <w:right w:val="none" w:sz="0" w:space="0" w:color="auto"/>
          </w:divBdr>
        </w:div>
      </w:divsChild>
    </w:div>
    <w:div w:id="1984655476">
      <w:bodyDiv w:val="1"/>
      <w:marLeft w:val="0"/>
      <w:marRight w:val="0"/>
      <w:marTop w:val="0"/>
      <w:marBottom w:val="0"/>
      <w:divBdr>
        <w:top w:val="none" w:sz="0" w:space="0" w:color="auto"/>
        <w:left w:val="none" w:sz="0" w:space="0" w:color="auto"/>
        <w:bottom w:val="none" w:sz="0" w:space="0" w:color="auto"/>
        <w:right w:val="none" w:sz="0" w:space="0" w:color="auto"/>
      </w:divBdr>
    </w:div>
    <w:div w:id="1998141797">
      <w:bodyDiv w:val="1"/>
      <w:marLeft w:val="0"/>
      <w:marRight w:val="0"/>
      <w:marTop w:val="0"/>
      <w:marBottom w:val="0"/>
      <w:divBdr>
        <w:top w:val="none" w:sz="0" w:space="0" w:color="auto"/>
        <w:left w:val="none" w:sz="0" w:space="0" w:color="auto"/>
        <w:bottom w:val="none" w:sz="0" w:space="0" w:color="auto"/>
        <w:right w:val="none" w:sz="0" w:space="0" w:color="auto"/>
      </w:divBdr>
    </w:div>
    <w:div w:id="2001083036">
      <w:bodyDiv w:val="1"/>
      <w:marLeft w:val="0"/>
      <w:marRight w:val="0"/>
      <w:marTop w:val="0"/>
      <w:marBottom w:val="0"/>
      <w:divBdr>
        <w:top w:val="none" w:sz="0" w:space="0" w:color="auto"/>
        <w:left w:val="none" w:sz="0" w:space="0" w:color="auto"/>
        <w:bottom w:val="none" w:sz="0" w:space="0" w:color="auto"/>
        <w:right w:val="none" w:sz="0" w:space="0" w:color="auto"/>
      </w:divBdr>
    </w:div>
    <w:div w:id="2018074673">
      <w:bodyDiv w:val="1"/>
      <w:marLeft w:val="0"/>
      <w:marRight w:val="0"/>
      <w:marTop w:val="0"/>
      <w:marBottom w:val="0"/>
      <w:divBdr>
        <w:top w:val="none" w:sz="0" w:space="0" w:color="auto"/>
        <w:left w:val="none" w:sz="0" w:space="0" w:color="auto"/>
        <w:bottom w:val="none" w:sz="0" w:space="0" w:color="auto"/>
        <w:right w:val="none" w:sz="0" w:space="0" w:color="auto"/>
      </w:divBdr>
    </w:div>
    <w:div w:id="2102140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177%2F1094428105284919"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APA 7">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21</Pages>
  <Words>4669</Words>
  <Characters>26619</Characters>
  <Application>Microsoft Office Word</Application>
  <DocSecurity>0</DocSecurity>
  <Lines>221</Lines>
  <Paragraphs>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TU Dresden</Company>
  <LinksUpToDate>false</LinksUpToDate>
  <CharactersWithSpaces>31226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Hilmar Zech</dc:creator>
  <cp:lastModifiedBy>Hilmar Zech</cp:lastModifiedBy>
  <cp:revision>13</cp:revision>
  <cp:lastPrinted>2021-05-05T10:04:00Z</cp:lastPrinted>
  <dcterms:created xsi:type="dcterms:W3CDTF">2022-01-26T19:41:00Z</dcterms:created>
  <dcterms:modified xsi:type="dcterms:W3CDTF">2022-01-27T07:04:00Z</dcterms:modified>
</cp:coreProperties>
</file>